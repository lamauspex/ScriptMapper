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139D61" w14:textId="6F206912" w:rsidR="00E02470" w:rsidRPr="00811A37" w:rsidRDefault="00D444C4" w:rsidP="00C8577C">
      <w:pPr>
        <w:pStyle w:val="ae"/>
        <w:rPr>
          <w:sz w:val="22"/>
          <w:szCs w:val="22"/>
        </w:rPr>
      </w:pPr>
      <w:bookmarkStart w:id="0" w:name="_Hlk80706254"/>
      <w:r w:rsidRPr="00811A37">
        <w:rPr>
          <w:sz w:val="22"/>
          <w:szCs w:val="22"/>
        </w:rPr>
        <w:t xml:space="preserve"> </w:t>
      </w:r>
    </w:p>
    <w:p w14:paraId="5157EBB7" w14:textId="77777777" w:rsidR="00E02470" w:rsidRPr="00811A37" w:rsidRDefault="00E02470" w:rsidP="00C8577C">
      <w:pPr>
        <w:pStyle w:val="ae"/>
        <w:rPr>
          <w:sz w:val="22"/>
          <w:szCs w:val="22"/>
        </w:rPr>
      </w:pPr>
    </w:p>
    <w:p w14:paraId="11D567BC" w14:textId="77777777" w:rsidR="00E02470" w:rsidRPr="00811A37" w:rsidRDefault="00E02470" w:rsidP="00C8577C">
      <w:pPr>
        <w:pStyle w:val="ae"/>
        <w:rPr>
          <w:sz w:val="22"/>
          <w:szCs w:val="22"/>
        </w:rPr>
      </w:pPr>
    </w:p>
    <w:p w14:paraId="73797FC9" w14:textId="7E40A9E2" w:rsidR="00E02470" w:rsidRPr="00811A37" w:rsidRDefault="00E02470" w:rsidP="00C8577C">
      <w:pPr>
        <w:pStyle w:val="ae"/>
        <w:rPr>
          <w:sz w:val="22"/>
          <w:szCs w:val="22"/>
        </w:rPr>
      </w:pPr>
    </w:p>
    <w:p w14:paraId="11C25045" w14:textId="668E22A2" w:rsidR="00E02470" w:rsidRPr="00811A37" w:rsidRDefault="00E02470" w:rsidP="00C8577C">
      <w:pPr>
        <w:pStyle w:val="ae"/>
        <w:rPr>
          <w:sz w:val="22"/>
          <w:szCs w:val="22"/>
        </w:rPr>
      </w:pPr>
    </w:p>
    <w:p w14:paraId="75D38A33" w14:textId="4F69AF34" w:rsidR="00E02470" w:rsidRPr="00811A37" w:rsidRDefault="00E02470" w:rsidP="00C8577C">
      <w:pPr>
        <w:pStyle w:val="ae"/>
        <w:rPr>
          <w:sz w:val="22"/>
          <w:szCs w:val="22"/>
        </w:rPr>
      </w:pPr>
    </w:p>
    <w:p w14:paraId="24732E4A" w14:textId="71C3A2E6" w:rsidR="00E02470" w:rsidRPr="00811A37" w:rsidRDefault="00E02470" w:rsidP="00C8577C">
      <w:pPr>
        <w:pStyle w:val="ae"/>
        <w:rPr>
          <w:sz w:val="22"/>
          <w:szCs w:val="22"/>
        </w:rPr>
      </w:pPr>
    </w:p>
    <w:p w14:paraId="794D3F79" w14:textId="2388F0C8" w:rsidR="00E02470" w:rsidRPr="00811A37" w:rsidRDefault="00E02470" w:rsidP="00C8577C">
      <w:pPr>
        <w:pStyle w:val="ae"/>
        <w:rPr>
          <w:sz w:val="22"/>
          <w:szCs w:val="22"/>
        </w:rPr>
      </w:pPr>
    </w:p>
    <w:p w14:paraId="5789EAD1" w14:textId="61023CAD" w:rsidR="00E02470" w:rsidRPr="00811A37" w:rsidRDefault="00E02470" w:rsidP="00C8577C">
      <w:pPr>
        <w:pStyle w:val="ae"/>
        <w:rPr>
          <w:sz w:val="22"/>
          <w:szCs w:val="22"/>
        </w:rPr>
      </w:pPr>
    </w:p>
    <w:p w14:paraId="550CF225" w14:textId="3F7699BA" w:rsidR="00E02470" w:rsidRPr="00811A37" w:rsidRDefault="009E77A1" w:rsidP="00E02470">
      <w:pPr>
        <w:jc w:val="center"/>
        <w:rPr>
          <w:rFonts w:ascii="Courier New" w:hAnsi="Courier New" w:cs="Courier New"/>
          <w:b/>
          <w:sz w:val="22"/>
          <w:szCs w:val="22"/>
        </w:rPr>
      </w:pPr>
      <w:r w:rsidRPr="00811A37">
        <w:rPr>
          <w:rFonts w:ascii="Courier New" w:hAnsi="Courier New" w:cs="Courier New"/>
          <w:b/>
          <w:sz w:val="22"/>
          <w:szCs w:val="22"/>
        </w:rPr>
        <w:t>ДОКТОР ВЕРА</w:t>
      </w:r>
    </w:p>
    <w:p w14:paraId="376A2740" w14:textId="69DE46E3" w:rsidR="003A2F99" w:rsidRPr="00811A37" w:rsidRDefault="003A2F99" w:rsidP="003A2F99">
      <w:pPr>
        <w:jc w:val="center"/>
        <w:rPr>
          <w:rFonts w:ascii="Courier New" w:hAnsi="Courier New" w:cs="Courier New"/>
          <w:bCs/>
          <w:sz w:val="22"/>
          <w:szCs w:val="22"/>
        </w:rPr>
      </w:pPr>
      <w:r w:rsidRPr="00811A37">
        <w:rPr>
          <w:rFonts w:ascii="Courier New" w:hAnsi="Courier New" w:cs="Courier New"/>
          <w:bCs/>
          <w:sz w:val="22"/>
          <w:szCs w:val="22"/>
        </w:rPr>
        <w:t>автор</w:t>
      </w:r>
      <w:r w:rsidR="009E77A1" w:rsidRPr="00811A37">
        <w:rPr>
          <w:rFonts w:ascii="Courier New" w:hAnsi="Courier New" w:cs="Courier New"/>
          <w:bCs/>
          <w:sz w:val="22"/>
          <w:szCs w:val="22"/>
        </w:rPr>
        <w:t>ы</w:t>
      </w:r>
      <w:r w:rsidRPr="00811A37">
        <w:rPr>
          <w:rFonts w:ascii="Courier New" w:hAnsi="Courier New" w:cs="Courier New"/>
          <w:bCs/>
          <w:sz w:val="22"/>
          <w:szCs w:val="22"/>
        </w:rPr>
        <w:t xml:space="preserve"> сценария</w:t>
      </w:r>
      <w:r w:rsidRPr="00811A37">
        <w:rPr>
          <w:rFonts w:ascii="Courier New" w:hAnsi="Courier New" w:cs="Courier New"/>
          <w:b/>
          <w:sz w:val="22"/>
          <w:szCs w:val="22"/>
        </w:rPr>
        <w:t xml:space="preserve"> </w:t>
      </w:r>
      <w:r w:rsidRPr="00811A37">
        <w:rPr>
          <w:rFonts w:ascii="Courier New" w:hAnsi="Courier New" w:cs="Courier New"/>
          <w:bCs/>
          <w:sz w:val="22"/>
          <w:szCs w:val="22"/>
        </w:rPr>
        <w:t>АНЯ МИРОХИНА</w:t>
      </w:r>
      <w:r w:rsidR="009E77A1" w:rsidRPr="00811A37">
        <w:rPr>
          <w:rFonts w:ascii="Courier New" w:hAnsi="Courier New" w:cs="Courier New"/>
          <w:bCs/>
          <w:sz w:val="22"/>
          <w:szCs w:val="22"/>
        </w:rPr>
        <w:t>, ЛЕВ МУРЗЕНКО</w:t>
      </w:r>
    </w:p>
    <w:p w14:paraId="44B01084" w14:textId="7E709830" w:rsidR="003A2F99" w:rsidRPr="00811A37" w:rsidRDefault="003A2F99" w:rsidP="00E02470">
      <w:pPr>
        <w:jc w:val="center"/>
        <w:rPr>
          <w:rFonts w:ascii="Courier New" w:hAnsi="Courier New" w:cs="Courier New"/>
          <w:b/>
          <w:sz w:val="22"/>
          <w:szCs w:val="22"/>
        </w:rPr>
      </w:pPr>
    </w:p>
    <w:p w14:paraId="0E2E1F20" w14:textId="77777777" w:rsidR="00E02470" w:rsidRPr="00811A37" w:rsidRDefault="00E02470" w:rsidP="00E02470">
      <w:pPr>
        <w:jc w:val="center"/>
        <w:rPr>
          <w:rFonts w:ascii="Courier New" w:hAnsi="Courier New" w:cs="Courier New"/>
          <w:b/>
          <w:sz w:val="22"/>
          <w:szCs w:val="22"/>
        </w:rPr>
      </w:pPr>
    </w:p>
    <w:p w14:paraId="1A6CD62F" w14:textId="6D6C2AF2" w:rsidR="00E02470" w:rsidRPr="00811A37" w:rsidRDefault="00E02470" w:rsidP="00E02470">
      <w:pPr>
        <w:jc w:val="center"/>
        <w:rPr>
          <w:rFonts w:ascii="Courier New" w:hAnsi="Courier New" w:cs="Courier New"/>
          <w:sz w:val="22"/>
          <w:szCs w:val="22"/>
        </w:rPr>
      </w:pPr>
      <w:r w:rsidRPr="00811A37">
        <w:rPr>
          <w:rFonts w:ascii="Courier New" w:hAnsi="Courier New" w:cs="Courier New"/>
          <w:sz w:val="22"/>
          <w:szCs w:val="22"/>
        </w:rPr>
        <w:t xml:space="preserve">ЭПИЗОД </w:t>
      </w:r>
      <w:r w:rsidR="00C1717A" w:rsidRPr="00811A37">
        <w:rPr>
          <w:rFonts w:ascii="Courier New" w:hAnsi="Courier New" w:cs="Courier New"/>
          <w:sz w:val="22"/>
          <w:szCs w:val="22"/>
        </w:rPr>
        <w:t>1</w:t>
      </w:r>
    </w:p>
    <w:p w14:paraId="1C676368" w14:textId="00E9AB88" w:rsidR="00E02470" w:rsidRPr="00811A37" w:rsidRDefault="00E02470" w:rsidP="00C8577C">
      <w:pPr>
        <w:pStyle w:val="ae"/>
        <w:rPr>
          <w:rFonts w:ascii="Courier New" w:hAnsi="Courier New"/>
          <w:b/>
          <w:sz w:val="22"/>
          <w:szCs w:val="22"/>
        </w:rPr>
      </w:pPr>
    </w:p>
    <w:p w14:paraId="1F663CBA" w14:textId="2DE10317" w:rsidR="00E02470" w:rsidRPr="00811A37" w:rsidRDefault="00E02470" w:rsidP="00C8577C">
      <w:pPr>
        <w:pStyle w:val="ae"/>
        <w:rPr>
          <w:rFonts w:ascii="Courier New" w:hAnsi="Courier New"/>
          <w:b/>
          <w:sz w:val="22"/>
          <w:szCs w:val="22"/>
        </w:rPr>
      </w:pPr>
    </w:p>
    <w:p w14:paraId="2C405BEE" w14:textId="5B39D7E8" w:rsidR="00E02470" w:rsidRPr="00811A37" w:rsidRDefault="00E02470" w:rsidP="00C8577C">
      <w:pPr>
        <w:pStyle w:val="ae"/>
        <w:rPr>
          <w:rFonts w:ascii="Courier New" w:hAnsi="Courier New"/>
          <w:b/>
          <w:sz w:val="22"/>
          <w:szCs w:val="22"/>
        </w:rPr>
      </w:pPr>
    </w:p>
    <w:p w14:paraId="656A447A" w14:textId="5AC2AFCD" w:rsidR="00E02470" w:rsidRPr="00811A37" w:rsidRDefault="00E02470" w:rsidP="00C8577C">
      <w:pPr>
        <w:pStyle w:val="ae"/>
        <w:rPr>
          <w:rFonts w:ascii="Courier New" w:hAnsi="Courier New"/>
          <w:b/>
          <w:sz w:val="22"/>
          <w:szCs w:val="22"/>
        </w:rPr>
      </w:pPr>
    </w:p>
    <w:p w14:paraId="53BF1C54" w14:textId="77777777" w:rsidR="009E77A1" w:rsidRPr="00811A37" w:rsidRDefault="009E77A1" w:rsidP="00C8577C">
      <w:pPr>
        <w:pStyle w:val="ae"/>
        <w:rPr>
          <w:rFonts w:ascii="Courier New" w:hAnsi="Courier New"/>
          <w:b/>
          <w:sz w:val="22"/>
          <w:szCs w:val="22"/>
        </w:rPr>
      </w:pPr>
    </w:p>
    <w:p w14:paraId="768042ED" w14:textId="77777777" w:rsidR="009E77A1" w:rsidRPr="00811A37" w:rsidRDefault="009E77A1" w:rsidP="00C8577C">
      <w:pPr>
        <w:pStyle w:val="ae"/>
        <w:rPr>
          <w:rFonts w:ascii="Courier New" w:hAnsi="Courier New"/>
          <w:b/>
          <w:sz w:val="22"/>
          <w:szCs w:val="22"/>
        </w:rPr>
      </w:pPr>
    </w:p>
    <w:p w14:paraId="27AD0DEF" w14:textId="77777777" w:rsidR="009E77A1" w:rsidRPr="00811A37" w:rsidRDefault="009E77A1" w:rsidP="00C8577C">
      <w:pPr>
        <w:pStyle w:val="ae"/>
        <w:rPr>
          <w:rFonts w:ascii="Courier New" w:hAnsi="Courier New"/>
          <w:b/>
          <w:sz w:val="22"/>
          <w:szCs w:val="22"/>
        </w:rPr>
      </w:pPr>
    </w:p>
    <w:p w14:paraId="79DF3352" w14:textId="77777777" w:rsidR="00E02470" w:rsidRDefault="00E02470" w:rsidP="00C8577C">
      <w:pPr>
        <w:pStyle w:val="ae"/>
        <w:rPr>
          <w:rFonts w:ascii="Courier New" w:hAnsi="Courier New"/>
          <w:b/>
          <w:sz w:val="22"/>
          <w:szCs w:val="22"/>
        </w:rPr>
      </w:pPr>
    </w:p>
    <w:p w14:paraId="49A0E592" w14:textId="77777777" w:rsidR="00811A37" w:rsidRDefault="00811A37" w:rsidP="00C8577C">
      <w:pPr>
        <w:pStyle w:val="ae"/>
        <w:rPr>
          <w:rFonts w:ascii="Courier New" w:hAnsi="Courier New"/>
          <w:b/>
          <w:sz w:val="22"/>
          <w:szCs w:val="22"/>
        </w:rPr>
      </w:pPr>
    </w:p>
    <w:p w14:paraId="55DB064B" w14:textId="77777777" w:rsidR="00811A37" w:rsidRPr="00811A37" w:rsidRDefault="00811A37" w:rsidP="00C8577C">
      <w:pPr>
        <w:pStyle w:val="ae"/>
        <w:rPr>
          <w:rFonts w:ascii="Courier New" w:hAnsi="Courier New"/>
          <w:b/>
          <w:sz w:val="22"/>
          <w:szCs w:val="22"/>
        </w:rPr>
      </w:pPr>
    </w:p>
    <w:bookmarkEnd w:id="0"/>
    <w:p w14:paraId="2804968B" w14:textId="77777777" w:rsidR="003C4EB6" w:rsidRPr="00811A37" w:rsidRDefault="003C4EB6" w:rsidP="0032578C">
      <w:pPr>
        <w:pStyle w:val="a"/>
        <w:numPr>
          <w:ilvl w:val="0"/>
          <w:numId w:val="0"/>
        </w:numPr>
        <w:ind w:left="360" w:hanging="360"/>
        <w:rPr>
          <w:sz w:val="22"/>
          <w:szCs w:val="22"/>
        </w:rPr>
      </w:pPr>
    </w:p>
    <w:p w14:paraId="25ABF607" w14:textId="71CB98F8" w:rsidR="009E77A1" w:rsidRPr="00811A37" w:rsidRDefault="009E77A1" w:rsidP="009E77A1">
      <w:pPr>
        <w:pStyle w:val="aff2"/>
        <w:rPr>
          <w:sz w:val="22"/>
          <w:szCs w:val="22"/>
        </w:rPr>
      </w:pPr>
      <w:r w:rsidRPr="00811A37">
        <w:rPr>
          <w:sz w:val="22"/>
          <w:szCs w:val="22"/>
        </w:rPr>
        <w:t>1-1.ИНТ./НАТ. ШКОЛА №6.</w:t>
      </w:r>
      <w:r w:rsidR="0078718A" w:rsidRPr="00811A37">
        <w:rPr>
          <w:sz w:val="22"/>
          <w:szCs w:val="22"/>
        </w:rPr>
        <w:t xml:space="preserve"> ЛЕСТНИЦА.</w:t>
      </w:r>
      <w:r w:rsidRPr="00811A37">
        <w:rPr>
          <w:sz w:val="22"/>
          <w:szCs w:val="22"/>
        </w:rPr>
        <w:t xml:space="preserve"> НОЧЬ.</w:t>
      </w:r>
    </w:p>
    <w:p w14:paraId="510A4102" w14:textId="3D1992F1" w:rsidR="009E77A1" w:rsidRPr="00811A37" w:rsidRDefault="009E77A1" w:rsidP="009E77A1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 xml:space="preserve">По длинному школьному коридору, торопясь, решительно идёт профессор КАЙРАНСКИЙ (60). На ходу натягивает пальто, прямо на белый халат, марлевая маска болтается на одном ухе. За ним спешат медсестра ВЕРА ТРЕШНИКОВА (30) и пожилая санитарка ТЁТЯ ФЕНЯ (60). </w:t>
      </w:r>
      <w:proofErr w:type="spellStart"/>
      <w:r w:rsidRPr="00811A37">
        <w:rPr>
          <w:sz w:val="22"/>
          <w:szCs w:val="22"/>
        </w:rPr>
        <w:t>Кайранский</w:t>
      </w:r>
      <w:proofErr w:type="spellEnd"/>
      <w:r w:rsidRPr="00811A37">
        <w:rPr>
          <w:sz w:val="22"/>
          <w:szCs w:val="22"/>
        </w:rPr>
        <w:t xml:space="preserve"> заметно нервничает, мусоля в зубах папиросу.</w:t>
      </w:r>
    </w:p>
    <w:p w14:paraId="116CDB19" w14:textId="77777777" w:rsidR="009E77A1" w:rsidRPr="00811A37" w:rsidRDefault="009E77A1" w:rsidP="009E77A1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КАЙРАНСКИЙ</w:t>
      </w:r>
    </w:p>
    <w:p w14:paraId="57CAE2DB" w14:textId="26887266" w:rsidR="00CD0C1E" w:rsidRPr="00811A37" w:rsidRDefault="009E77A1" w:rsidP="00CD0C1E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 xml:space="preserve">Чёрт знает что такое! </w:t>
      </w:r>
      <w:r w:rsidR="00CD0C1E" w:rsidRPr="00811A37">
        <w:rPr>
          <w:sz w:val="22"/>
          <w:szCs w:val="22"/>
        </w:rPr>
        <w:t>Обещали же вернуться---</w:t>
      </w:r>
    </w:p>
    <w:p w14:paraId="51290864" w14:textId="77777777" w:rsidR="009E77A1" w:rsidRPr="00811A37" w:rsidRDefault="009E77A1" w:rsidP="009E77A1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ТЁТЯ ФЕНЯ</w:t>
      </w:r>
    </w:p>
    <w:p w14:paraId="2E33B51A" w14:textId="20EA1BF2" w:rsidR="009E77A1" w:rsidRPr="00811A37" w:rsidRDefault="00CD0C1E" w:rsidP="009E77A1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 xml:space="preserve">Может Вера сбегает, Егор </w:t>
      </w:r>
      <w:proofErr w:type="spellStart"/>
      <w:r w:rsidRPr="00811A37">
        <w:rPr>
          <w:sz w:val="22"/>
          <w:szCs w:val="22"/>
        </w:rPr>
        <w:t>Власьич</w:t>
      </w:r>
      <w:proofErr w:type="spellEnd"/>
      <w:r w:rsidRPr="00811A37">
        <w:rPr>
          <w:sz w:val="22"/>
          <w:szCs w:val="22"/>
        </w:rPr>
        <w:t>? Вы тут нужнее---</w:t>
      </w:r>
    </w:p>
    <w:p w14:paraId="10B778F2" w14:textId="77777777" w:rsidR="009E77A1" w:rsidRPr="00811A37" w:rsidRDefault="009E77A1" w:rsidP="009E77A1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КАЙРАНСКИЙ</w:t>
      </w:r>
    </w:p>
    <w:p w14:paraId="69A78EDD" w14:textId="25280772" w:rsidR="009E77A1" w:rsidRPr="00811A37" w:rsidRDefault="009E77A1" w:rsidP="009E77A1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Не говорите ерунды! Кто её там будет слушать?</w:t>
      </w:r>
    </w:p>
    <w:p w14:paraId="5C20A1E7" w14:textId="77777777" w:rsidR="009E77A1" w:rsidRPr="00811A37" w:rsidRDefault="009E77A1" w:rsidP="009E77A1">
      <w:pPr>
        <w:pStyle w:val="aff5"/>
        <w:rPr>
          <w:sz w:val="22"/>
          <w:szCs w:val="22"/>
        </w:rPr>
      </w:pPr>
      <w:r w:rsidRPr="00811A37">
        <w:rPr>
          <w:sz w:val="22"/>
          <w:szCs w:val="22"/>
        </w:rPr>
        <w:t xml:space="preserve">(Вере) </w:t>
      </w:r>
    </w:p>
    <w:p w14:paraId="6AF01127" w14:textId="4E100D40" w:rsidR="009E77A1" w:rsidRPr="00811A37" w:rsidRDefault="00CD0C1E" w:rsidP="009E77A1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Сколько человек осталось?</w:t>
      </w:r>
      <w:r w:rsidR="009E77A1" w:rsidRPr="00811A37">
        <w:rPr>
          <w:sz w:val="22"/>
          <w:szCs w:val="22"/>
        </w:rPr>
        <w:t xml:space="preserve"> </w:t>
      </w:r>
    </w:p>
    <w:p w14:paraId="16CEF723" w14:textId="77777777" w:rsidR="009E77A1" w:rsidRPr="00811A37" w:rsidRDefault="009E77A1" w:rsidP="009E77A1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>Вера на ходу открывает списки, не успевая за профессором.</w:t>
      </w:r>
    </w:p>
    <w:p w14:paraId="1CEBB7D5" w14:textId="77777777" w:rsidR="009E77A1" w:rsidRPr="00811A37" w:rsidRDefault="009E77A1" w:rsidP="009E77A1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ВЕРА</w:t>
      </w:r>
    </w:p>
    <w:p w14:paraId="19F8301C" w14:textId="77777777" w:rsidR="009E77A1" w:rsidRPr="00811A37" w:rsidRDefault="009E77A1" w:rsidP="009E77A1">
      <w:pPr>
        <w:pStyle w:val="aff5"/>
        <w:rPr>
          <w:sz w:val="22"/>
          <w:szCs w:val="22"/>
        </w:rPr>
      </w:pPr>
      <w:r w:rsidRPr="00811A37">
        <w:rPr>
          <w:sz w:val="22"/>
          <w:szCs w:val="22"/>
        </w:rPr>
        <w:t>(сверяясь со списком)</w:t>
      </w:r>
    </w:p>
    <w:p w14:paraId="615A71D2" w14:textId="071BB0D5" w:rsidR="009E77A1" w:rsidRPr="00811A37" w:rsidRDefault="00CD0C1E" w:rsidP="009E77A1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Вывезли сто двадцать, плюс персонала четырнадцать человек.</w:t>
      </w:r>
      <w:r w:rsidR="009E77A1" w:rsidRPr="00811A37">
        <w:rPr>
          <w:sz w:val="22"/>
          <w:szCs w:val="22"/>
        </w:rPr>
        <w:t xml:space="preserve"> Осталось восемьдесят шесть пациентов, городских двенадцать прибились,</w:t>
      </w:r>
      <w:r w:rsidRPr="00811A37">
        <w:rPr>
          <w:sz w:val="22"/>
          <w:szCs w:val="22"/>
        </w:rPr>
        <w:t xml:space="preserve"> ну и мы с вами.</w:t>
      </w:r>
      <w:r w:rsidR="009E77A1" w:rsidRPr="00811A37">
        <w:rPr>
          <w:sz w:val="22"/>
          <w:szCs w:val="22"/>
        </w:rPr>
        <w:t xml:space="preserve"> Всех собрала в зале, сейчас пересортируем для погрузки: самых тяжелых ближе к выходу…</w:t>
      </w:r>
    </w:p>
    <w:p w14:paraId="65CD6259" w14:textId="77777777" w:rsidR="009E77A1" w:rsidRPr="00811A37" w:rsidRDefault="009E77A1" w:rsidP="009E77A1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КАЙРАНСКИЙ</w:t>
      </w:r>
    </w:p>
    <w:p w14:paraId="1342E11A" w14:textId="2BC39CEE" w:rsidR="009E77A1" w:rsidRPr="00811A37" w:rsidRDefault="009E77A1" w:rsidP="009E77A1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Верно-верно, а нам том берегу наши врачи сразу их примут. А с детьми как?</w:t>
      </w:r>
      <w:r w:rsidR="0078718A" w:rsidRPr="00811A37">
        <w:rPr>
          <w:sz w:val="22"/>
          <w:szCs w:val="22"/>
        </w:rPr>
        <w:t>------</w:t>
      </w:r>
    </w:p>
    <w:p w14:paraId="4C18F72F" w14:textId="77777777" w:rsidR="0078718A" w:rsidRPr="00811A37" w:rsidRDefault="0078718A" w:rsidP="009E77A1">
      <w:pPr>
        <w:pStyle w:val="aff6"/>
        <w:rPr>
          <w:sz w:val="22"/>
          <w:szCs w:val="22"/>
        </w:rPr>
      </w:pPr>
    </w:p>
    <w:p w14:paraId="7AD15B1F" w14:textId="0787679D" w:rsidR="0078718A" w:rsidRPr="00811A37" w:rsidRDefault="0078718A" w:rsidP="0078718A">
      <w:pPr>
        <w:pStyle w:val="aff2"/>
        <w:ind w:left="0" w:firstLine="0"/>
        <w:rPr>
          <w:sz w:val="22"/>
          <w:szCs w:val="22"/>
        </w:rPr>
      </w:pPr>
      <w:r w:rsidRPr="00811A37">
        <w:rPr>
          <w:sz w:val="22"/>
          <w:szCs w:val="22"/>
        </w:rPr>
        <w:t>1-1-</w:t>
      </w:r>
      <w:proofErr w:type="gramStart"/>
      <w:r w:rsidRPr="00811A37">
        <w:rPr>
          <w:sz w:val="22"/>
          <w:szCs w:val="22"/>
        </w:rPr>
        <w:t>А.ИНТ./</w:t>
      </w:r>
      <w:proofErr w:type="gramEnd"/>
      <w:r w:rsidRPr="00811A37">
        <w:rPr>
          <w:sz w:val="22"/>
          <w:szCs w:val="22"/>
        </w:rPr>
        <w:t>НАТ. ШКОЛА №6. КОРИДОР/ХОЛЛ. НОЧЬ.</w:t>
      </w:r>
    </w:p>
    <w:p w14:paraId="07C26416" w14:textId="77777777" w:rsidR="009E77A1" w:rsidRPr="00811A37" w:rsidRDefault="009E77A1" w:rsidP="009E77A1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ВЕРА</w:t>
      </w:r>
    </w:p>
    <w:p w14:paraId="478657F7" w14:textId="77777777" w:rsidR="009E77A1" w:rsidRPr="00811A37" w:rsidRDefault="009E77A1" w:rsidP="009E77A1">
      <w:pPr>
        <w:pStyle w:val="aff5"/>
        <w:rPr>
          <w:sz w:val="22"/>
          <w:szCs w:val="22"/>
        </w:rPr>
      </w:pPr>
      <w:r w:rsidRPr="00811A37">
        <w:rPr>
          <w:sz w:val="22"/>
          <w:szCs w:val="22"/>
        </w:rPr>
        <w:t>(готовая к вопросу)</w:t>
      </w:r>
    </w:p>
    <w:p w14:paraId="07E96C83" w14:textId="06BE0D20" w:rsidR="009E77A1" w:rsidRPr="00811A37" w:rsidRDefault="009E77A1" w:rsidP="009E77A1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 xml:space="preserve">Детей с лежачими погрузим, родители пешком пойдут. Перевязочный, йод, вату, </w:t>
      </w:r>
      <w:proofErr w:type="spellStart"/>
      <w:r w:rsidR="00C56790" w:rsidRPr="00811A37">
        <w:rPr>
          <w:sz w:val="22"/>
          <w:szCs w:val="22"/>
        </w:rPr>
        <w:t>реваноль</w:t>
      </w:r>
      <w:proofErr w:type="spellEnd"/>
      <w:r w:rsidR="00C56790" w:rsidRPr="00811A37">
        <w:rPr>
          <w:sz w:val="22"/>
          <w:szCs w:val="22"/>
        </w:rPr>
        <w:t xml:space="preserve">, </w:t>
      </w:r>
      <w:r w:rsidRPr="00811A37">
        <w:rPr>
          <w:sz w:val="22"/>
          <w:szCs w:val="22"/>
        </w:rPr>
        <w:t xml:space="preserve">жгуты </w:t>
      </w:r>
      <w:r w:rsidR="00CD0C1E" w:rsidRPr="00811A37">
        <w:rPr>
          <w:sz w:val="22"/>
          <w:szCs w:val="22"/>
        </w:rPr>
        <w:t>– оставила, чтоб у нас с собой было. Боксы с инструментами.</w:t>
      </w:r>
      <w:r w:rsidRPr="00811A37">
        <w:rPr>
          <w:sz w:val="22"/>
          <w:szCs w:val="22"/>
        </w:rPr>
        <w:t xml:space="preserve"> </w:t>
      </w:r>
      <w:r w:rsidR="00CD0C1E" w:rsidRPr="00811A37">
        <w:rPr>
          <w:sz w:val="22"/>
          <w:szCs w:val="22"/>
        </w:rPr>
        <w:t>Ну, а остальное с первой партией уехало.</w:t>
      </w:r>
    </w:p>
    <w:p w14:paraId="02705EC4" w14:textId="77777777" w:rsidR="009E77A1" w:rsidRPr="00811A37" w:rsidRDefault="009E77A1" w:rsidP="009E77A1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КАЙРАНСКИЙ</w:t>
      </w:r>
    </w:p>
    <w:p w14:paraId="2BF042CC" w14:textId="4BB98A46" w:rsidR="009E77A1" w:rsidRPr="00811A37" w:rsidRDefault="00CD0C1E" w:rsidP="009E77A1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 xml:space="preserve">Хорошо-хорошо. </w:t>
      </w:r>
      <w:r w:rsidR="009E77A1" w:rsidRPr="00811A37">
        <w:rPr>
          <w:sz w:val="22"/>
          <w:szCs w:val="22"/>
        </w:rPr>
        <w:t xml:space="preserve">Если Литвинова </w:t>
      </w:r>
      <w:proofErr w:type="spellStart"/>
      <w:r w:rsidR="009E77A1" w:rsidRPr="00811A37">
        <w:rPr>
          <w:sz w:val="22"/>
          <w:szCs w:val="22"/>
        </w:rPr>
        <w:t>закровит</w:t>
      </w:r>
      <w:proofErr w:type="spellEnd"/>
      <w:r w:rsidR="009E77A1" w:rsidRPr="00811A37">
        <w:rPr>
          <w:sz w:val="22"/>
          <w:szCs w:val="22"/>
        </w:rPr>
        <w:t>, знаете, что делать?</w:t>
      </w:r>
    </w:p>
    <w:p w14:paraId="3B3F4B6D" w14:textId="77777777" w:rsidR="009E77A1" w:rsidRPr="00811A37" w:rsidRDefault="009E77A1" w:rsidP="009E77A1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lastRenderedPageBreak/>
        <w:t>ВЕРА</w:t>
      </w:r>
    </w:p>
    <w:p w14:paraId="063D71BD" w14:textId="7B22C92B" w:rsidR="009E77A1" w:rsidRPr="00811A37" w:rsidRDefault="009E77A1" w:rsidP="009E77A1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 xml:space="preserve">Всё, как вы велели, я записала: </w:t>
      </w:r>
      <w:proofErr w:type="spellStart"/>
      <w:r w:rsidRPr="00811A37">
        <w:rPr>
          <w:sz w:val="22"/>
          <w:szCs w:val="22"/>
        </w:rPr>
        <w:t>закровит</w:t>
      </w:r>
      <w:proofErr w:type="spellEnd"/>
      <w:r w:rsidRPr="00811A37">
        <w:rPr>
          <w:sz w:val="22"/>
          <w:szCs w:val="22"/>
        </w:rPr>
        <w:t xml:space="preserve"> – </w:t>
      </w:r>
      <w:r w:rsidR="0096321A" w:rsidRPr="00811A37">
        <w:rPr>
          <w:sz w:val="22"/>
          <w:szCs w:val="22"/>
        </w:rPr>
        <w:t>делать повязку, тампонировать</w:t>
      </w:r>
      <w:r w:rsidRPr="00811A37">
        <w:rPr>
          <w:sz w:val="22"/>
          <w:szCs w:val="22"/>
        </w:rPr>
        <w:t xml:space="preserve">, а так – морфий, чтоб спала. </w:t>
      </w:r>
    </w:p>
    <w:p w14:paraId="7E410AAA" w14:textId="77777777" w:rsidR="009E77A1" w:rsidRPr="00811A37" w:rsidRDefault="009E77A1" w:rsidP="009E77A1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КАЙРАНСКИЙ</w:t>
      </w:r>
    </w:p>
    <w:p w14:paraId="20432601" w14:textId="77777777" w:rsidR="009E77A1" w:rsidRPr="00811A37" w:rsidRDefault="009E77A1" w:rsidP="009E77A1">
      <w:pPr>
        <w:pStyle w:val="aff5"/>
        <w:rPr>
          <w:sz w:val="22"/>
          <w:szCs w:val="22"/>
        </w:rPr>
      </w:pPr>
      <w:r w:rsidRPr="00811A37">
        <w:rPr>
          <w:sz w:val="22"/>
          <w:szCs w:val="22"/>
        </w:rPr>
        <w:t>(благодарно)</w:t>
      </w:r>
    </w:p>
    <w:p w14:paraId="4B15ACC9" w14:textId="1F97F00E" w:rsidR="009E77A1" w:rsidRPr="00811A37" w:rsidRDefault="009E77A1" w:rsidP="009E77A1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Умница, Верочка.</w:t>
      </w:r>
    </w:p>
    <w:p w14:paraId="19926C3F" w14:textId="77777777" w:rsidR="009E77A1" w:rsidRPr="00811A37" w:rsidRDefault="009E77A1" w:rsidP="009E77A1">
      <w:pPr>
        <w:pStyle w:val="aff5"/>
        <w:rPr>
          <w:sz w:val="22"/>
          <w:szCs w:val="22"/>
        </w:rPr>
      </w:pPr>
      <w:r w:rsidRPr="00811A37">
        <w:rPr>
          <w:sz w:val="22"/>
          <w:szCs w:val="22"/>
        </w:rPr>
        <w:t>(выходя)</w:t>
      </w:r>
    </w:p>
    <w:p w14:paraId="214F5C78" w14:textId="77777777" w:rsidR="009E77A1" w:rsidRPr="00811A37" w:rsidRDefault="009E77A1" w:rsidP="009E77A1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Сейчас главное выбраться, а там всех заштопаем.</w:t>
      </w:r>
    </w:p>
    <w:p w14:paraId="7C9B282E" w14:textId="0C9DFC92" w:rsidR="009E77A1" w:rsidRPr="00811A37" w:rsidRDefault="009E77A1" w:rsidP="009E77A1">
      <w:pPr>
        <w:pStyle w:val="aff4"/>
        <w:rPr>
          <w:sz w:val="22"/>
          <w:szCs w:val="22"/>
        </w:rPr>
      </w:pPr>
      <w:proofErr w:type="spellStart"/>
      <w:r w:rsidRPr="00811A37">
        <w:rPr>
          <w:sz w:val="22"/>
          <w:szCs w:val="22"/>
        </w:rPr>
        <w:t>Кайранский</w:t>
      </w:r>
      <w:proofErr w:type="spellEnd"/>
      <w:r w:rsidRPr="00811A37">
        <w:rPr>
          <w:sz w:val="22"/>
          <w:szCs w:val="22"/>
        </w:rPr>
        <w:t xml:space="preserve"> выходит из школы. Тётя Феня крестит его вслед. Дверь закрывается. На двери, поверх старой надписи: «</w:t>
      </w:r>
      <w:r w:rsidR="00C56790" w:rsidRPr="00811A37">
        <w:rPr>
          <w:sz w:val="22"/>
          <w:szCs w:val="22"/>
        </w:rPr>
        <w:t>Школа</w:t>
      </w:r>
      <w:r w:rsidRPr="00811A37">
        <w:rPr>
          <w:sz w:val="22"/>
          <w:szCs w:val="22"/>
        </w:rPr>
        <w:t xml:space="preserve"> №6» новая «</w:t>
      </w:r>
      <w:r w:rsidR="00B91197" w:rsidRPr="00811A37">
        <w:rPr>
          <w:sz w:val="22"/>
          <w:szCs w:val="22"/>
        </w:rPr>
        <w:t>ГОСПИТАЛЬ</w:t>
      </w:r>
      <w:r w:rsidRPr="00811A37">
        <w:rPr>
          <w:sz w:val="22"/>
          <w:szCs w:val="22"/>
        </w:rPr>
        <w:t xml:space="preserve"> 14</w:t>
      </w:r>
      <w:r w:rsidR="00B91197" w:rsidRPr="00811A37">
        <w:rPr>
          <w:sz w:val="22"/>
          <w:szCs w:val="22"/>
        </w:rPr>
        <w:t>-</w:t>
      </w:r>
      <w:r w:rsidRPr="00811A37">
        <w:rPr>
          <w:sz w:val="22"/>
          <w:szCs w:val="22"/>
        </w:rPr>
        <w:t>91»</w:t>
      </w:r>
    </w:p>
    <w:p w14:paraId="505E1208" w14:textId="25CCCB49" w:rsidR="009E77A1" w:rsidRPr="00811A37" w:rsidRDefault="009E77A1" w:rsidP="009E77A1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 xml:space="preserve">В городе слышны залпы орудий. Немецкая артиллерия и лупит снарядами безостановочно. </w:t>
      </w:r>
      <w:proofErr w:type="spellStart"/>
      <w:r w:rsidRPr="00811A37">
        <w:rPr>
          <w:sz w:val="22"/>
          <w:szCs w:val="22"/>
        </w:rPr>
        <w:t>Кайранский</w:t>
      </w:r>
      <w:proofErr w:type="spellEnd"/>
      <w:r w:rsidRPr="00811A37">
        <w:rPr>
          <w:sz w:val="22"/>
          <w:szCs w:val="22"/>
        </w:rPr>
        <w:t xml:space="preserve"> бежит от школы на улицу, кутаясь в пальто от ветра.</w:t>
      </w:r>
    </w:p>
    <w:p w14:paraId="2FBA8865" w14:textId="473CC513" w:rsidR="009E77A1" w:rsidRDefault="009E77A1" w:rsidP="009E77A1">
      <w:pPr>
        <w:pStyle w:val="aff4"/>
        <w:rPr>
          <w:b/>
          <w:sz w:val="22"/>
          <w:szCs w:val="22"/>
        </w:rPr>
      </w:pPr>
      <w:r w:rsidRPr="00811A37">
        <w:rPr>
          <w:b/>
          <w:sz w:val="22"/>
          <w:szCs w:val="22"/>
        </w:rPr>
        <w:t>ТИТР: ОСЕНЬ 1941 ГОД. 200 КМ от МОСКВЫ.</w:t>
      </w:r>
    </w:p>
    <w:p w14:paraId="0B70A1B3" w14:textId="216F3C7D" w:rsidR="00457FD9" w:rsidRPr="00811A37" w:rsidRDefault="00457FD9" w:rsidP="00457FD9">
      <w:pPr>
        <w:pStyle w:val="aff2"/>
        <w:rPr>
          <w:sz w:val="22"/>
          <w:szCs w:val="22"/>
        </w:rPr>
      </w:pPr>
      <w:r w:rsidRPr="00811A37">
        <w:rPr>
          <w:sz w:val="22"/>
          <w:szCs w:val="22"/>
        </w:rPr>
        <w:t>1-2</w:t>
      </w:r>
      <w:r w:rsidR="00EC2F8B">
        <w:rPr>
          <w:sz w:val="22"/>
          <w:szCs w:val="22"/>
        </w:rPr>
        <w:t>А</w:t>
      </w:r>
      <w:r w:rsidRPr="00811A37">
        <w:rPr>
          <w:sz w:val="22"/>
          <w:szCs w:val="22"/>
        </w:rPr>
        <w:t>.Н</w:t>
      </w:r>
      <w:r>
        <w:rPr>
          <w:sz w:val="22"/>
          <w:szCs w:val="22"/>
        </w:rPr>
        <w:t>А</w:t>
      </w:r>
      <w:r w:rsidRPr="00811A37">
        <w:rPr>
          <w:sz w:val="22"/>
          <w:szCs w:val="22"/>
        </w:rPr>
        <w:t>Т.</w:t>
      </w:r>
      <w:r>
        <w:rPr>
          <w:sz w:val="22"/>
          <w:szCs w:val="22"/>
        </w:rPr>
        <w:t>ПРОУЛОК</w:t>
      </w:r>
      <w:r w:rsidRPr="00811A37">
        <w:rPr>
          <w:sz w:val="22"/>
          <w:szCs w:val="22"/>
        </w:rPr>
        <w:t>.НОЧЬ.</w:t>
      </w:r>
    </w:p>
    <w:p w14:paraId="016143BF" w14:textId="1B0EA5F1" w:rsidR="00457FD9" w:rsidRDefault="00457FD9" w:rsidP="00457FD9">
      <w:pPr>
        <w:pStyle w:val="aff4"/>
        <w:rPr>
          <w:sz w:val="22"/>
          <w:szCs w:val="22"/>
        </w:rPr>
      </w:pPr>
      <w:proofErr w:type="spellStart"/>
      <w:r>
        <w:rPr>
          <w:sz w:val="22"/>
          <w:szCs w:val="22"/>
        </w:rPr>
        <w:t>Сухохлебов</w:t>
      </w:r>
      <w:proofErr w:type="spellEnd"/>
      <w:r>
        <w:rPr>
          <w:sz w:val="22"/>
          <w:szCs w:val="22"/>
        </w:rPr>
        <w:t xml:space="preserve"> инструктирует Мудрика и Тоню.</w:t>
      </w:r>
    </w:p>
    <w:p w14:paraId="59462FF3" w14:textId="68FAED06" w:rsidR="00457FD9" w:rsidRPr="00811A37" w:rsidRDefault="00457FD9" w:rsidP="00457FD9">
      <w:pPr>
        <w:pStyle w:val="aff3"/>
        <w:rPr>
          <w:rFonts w:cs="Courier New"/>
          <w:sz w:val="22"/>
          <w:szCs w:val="22"/>
        </w:rPr>
      </w:pPr>
      <w:r>
        <w:rPr>
          <w:rFonts w:cs="Courier New"/>
          <w:sz w:val="22"/>
          <w:szCs w:val="22"/>
        </w:rPr>
        <w:t>СУХОХЛЕБОВ</w:t>
      </w:r>
    </w:p>
    <w:p w14:paraId="1C00BCEF" w14:textId="6306AC06" w:rsidR="00457FD9" w:rsidRDefault="00457FD9" w:rsidP="00457FD9">
      <w:pPr>
        <w:pStyle w:val="aff6"/>
        <w:rPr>
          <w:sz w:val="22"/>
          <w:szCs w:val="22"/>
        </w:rPr>
      </w:pPr>
      <w:r>
        <w:rPr>
          <w:sz w:val="22"/>
          <w:szCs w:val="22"/>
        </w:rPr>
        <w:t xml:space="preserve">Остаетесь в городе. Не самовольничать. </w:t>
      </w:r>
    </w:p>
    <w:p w14:paraId="12024F21" w14:textId="5BC3D6ED" w:rsidR="00457FD9" w:rsidRDefault="00457FD9" w:rsidP="00457FD9">
      <w:pPr>
        <w:pStyle w:val="aff6"/>
        <w:rPr>
          <w:sz w:val="22"/>
          <w:szCs w:val="22"/>
        </w:rPr>
      </w:pPr>
      <w:r>
        <w:rPr>
          <w:sz w:val="22"/>
          <w:szCs w:val="22"/>
        </w:rPr>
        <w:t>Ясно?</w:t>
      </w:r>
    </w:p>
    <w:p w14:paraId="143C11F4" w14:textId="206580FC" w:rsidR="00457FD9" w:rsidRPr="00811A37" w:rsidRDefault="00457FD9" w:rsidP="00457FD9">
      <w:pPr>
        <w:pStyle w:val="aff3"/>
        <w:rPr>
          <w:rFonts w:cs="Courier New"/>
          <w:sz w:val="22"/>
          <w:szCs w:val="22"/>
        </w:rPr>
      </w:pPr>
      <w:r>
        <w:rPr>
          <w:rFonts w:cs="Courier New"/>
          <w:sz w:val="22"/>
          <w:szCs w:val="22"/>
        </w:rPr>
        <w:t>МУДРИК</w:t>
      </w:r>
    </w:p>
    <w:p w14:paraId="35ABA094" w14:textId="4731CD21" w:rsidR="00457FD9" w:rsidRDefault="00457FD9" w:rsidP="00457FD9">
      <w:pPr>
        <w:pStyle w:val="aff6"/>
        <w:rPr>
          <w:sz w:val="22"/>
          <w:szCs w:val="22"/>
        </w:rPr>
      </w:pPr>
      <w:r>
        <w:rPr>
          <w:sz w:val="22"/>
          <w:szCs w:val="22"/>
        </w:rPr>
        <w:t>Ясно.</w:t>
      </w:r>
    </w:p>
    <w:p w14:paraId="5C973BFC" w14:textId="30E519F3" w:rsidR="00EC2F8B" w:rsidRDefault="00EC2F8B" w:rsidP="00EC2F8B">
      <w:pPr>
        <w:pStyle w:val="aff6"/>
        <w:ind w:left="0"/>
        <w:rPr>
          <w:sz w:val="22"/>
          <w:szCs w:val="22"/>
        </w:rPr>
      </w:pPr>
    </w:p>
    <w:p w14:paraId="60214C3A" w14:textId="1B1541F0" w:rsidR="00EC2F8B" w:rsidRDefault="00EC2F8B" w:rsidP="00EC2F8B">
      <w:pPr>
        <w:pStyle w:val="aff6"/>
        <w:ind w:left="0"/>
        <w:rPr>
          <w:sz w:val="22"/>
          <w:szCs w:val="22"/>
        </w:rPr>
      </w:pPr>
      <w:proofErr w:type="spellStart"/>
      <w:r>
        <w:rPr>
          <w:sz w:val="22"/>
          <w:szCs w:val="22"/>
        </w:rPr>
        <w:t>Сухохлебов</w:t>
      </w:r>
      <w:proofErr w:type="spellEnd"/>
      <w:r>
        <w:rPr>
          <w:sz w:val="22"/>
          <w:szCs w:val="22"/>
        </w:rPr>
        <w:t xml:space="preserve"> берет у Тони карту.</w:t>
      </w:r>
    </w:p>
    <w:p w14:paraId="26ACDF9A" w14:textId="7F107FA0" w:rsidR="00457FD9" w:rsidRPr="00811A37" w:rsidRDefault="00457FD9" w:rsidP="00457FD9">
      <w:pPr>
        <w:pStyle w:val="aff3"/>
        <w:rPr>
          <w:rFonts w:cs="Courier New"/>
          <w:sz w:val="22"/>
          <w:szCs w:val="22"/>
        </w:rPr>
      </w:pPr>
      <w:r>
        <w:rPr>
          <w:rFonts w:cs="Courier New"/>
          <w:sz w:val="22"/>
          <w:szCs w:val="22"/>
        </w:rPr>
        <w:t>СУХОХЛЕБОВ</w:t>
      </w:r>
    </w:p>
    <w:p w14:paraId="320107CE" w14:textId="2A10EA07" w:rsidR="00457FD9" w:rsidRDefault="00457FD9" w:rsidP="00457FD9">
      <w:pPr>
        <w:pStyle w:val="aff6"/>
        <w:rPr>
          <w:sz w:val="22"/>
          <w:szCs w:val="22"/>
        </w:rPr>
      </w:pPr>
      <w:r>
        <w:rPr>
          <w:sz w:val="22"/>
          <w:szCs w:val="22"/>
        </w:rPr>
        <w:t>Запоминай. Вот тут – пережим. Только здесь можно переплыть. Запомнила?</w:t>
      </w:r>
    </w:p>
    <w:p w14:paraId="0F9C253D" w14:textId="718F85E7" w:rsidR="00457FD9" w:rsidRPr="00811A37" w:rsidRDefault="00457FD9" w:rsidP="00457FD9">
      <w:pPr>
        <w:pStyle w:val="aff3"/>
        <w:rPr>
          <w:rFonts w:cs="Courier New"/>
          <w:sz w:val="22"/>
          <w:szCs w:val="22"/>
        </w:rPr>
      </w:pPr>
      <w:r>
        <w:rPr>
          <w:rFonts w:cs="Courier New"/>
          <w:sz w:val="22"/>
          <w:szCs w:val="22"/>
        </w:rPr>
        <w:t>ТОНЯ</w:t>
      </w:r>
    </w:p>
    <w:p w14:paraId="47A1E8AB" w14:textId="198F56E0" w:rsidR="00457FD9" w:rsidRDefault="00457FD9" w:rsidP="00EC2F8B">
      <w:pPr>
        <w:pStyle w:val="aff6"/>
        <w:rPr>
          <w:sz w:val="22"/>
          <w:szCs w:val="22"/>
        </w:rPr>
      </w:pPr>
      <w:r>
        <w:rPr>
          <w:sz w:val="22"/>
          <w:szCs w:val="22"/>
        </w:rPr>
        <w:t>Да. А если лед?</w:t>
      </w:r>
    </w:p>
    <w:p w14:paraId="10BAF2B6" w14:textId="3F0B94AF" w:rsidR="00457FD9" w:rsidRPr="00811A37" w:rsidRDefault="00EC2F8B" w:rsidP="00457FD9">
      <w:pPr>
        <w:pStyle w:val="aff3"/>
        <w:rPr>
          <w:rFonts w:cs="Courier New"/>
          <w:sz w:val="22"/>
          <w:szCs w:val="22"/>
        </w:rPr>
      </w:pPr>
      <w:r>
        <w:rPr>
          <w:rFonts w:cs="Courier New"/>
          <w:sz w:val="22"/>
          <w:szCs w:val="22"/>
        </w:rPr>
        <w:t>СУХОХЛЕБОВ</w:t>
      </w:r>
    </w:p>
    <w:p w14:paraId="55E8D2C6" w14:textId="6AE84B27" w:rsidR="00EC2F8B" w:rsidRDefault="00EC2F8B" w:rsidP="00EC2F8B">
      <w:pPr>
        <w:pStyle w:val="aff6"/>
        <w:rPr>
          <w:sz w:val="22"/>
          <w:szCs w:val="22"/>
        </w:rPr>
      </w:pPr>
      <w:r>
        <w:rPr>
          <w:sz w:val="22"/>
          <w:szCs w:val="22"/>
        </w:rPr>
        <w:t>Значит по льду. Вариантов нет: мост будет взорван.</w:t>
      </w:r>
    </w:p>
    <w:p w14:paraId="02EB2FD6" w14:textId="27631A70" w:rsidR="00EC2F8B" w:rsidRPr="00811A37" w:rsidRDefault="00EC2F8B" w:rsidP="00EC2F8B">
      <w:pPr>
        <w:pStyle w:val="aff3"/>
        <w:rPr>
          <w:rFonts w:cs="Courier New"/>
          <w:sz w:val="22"/>
          <w:szCs w:val="22"/>
        </w:rPr>
      </w:pPr>
      <w:r>
        <w:rPr>
          <w:rFonts w:cs="Courier New"/>
          <w:sz w:val="22"/>
          <w:szCs w:val="22"/>
        </w:rPr>
        <w:t>ТОНЯ</w:t>
      </w:r>
    </w:p>
    <w:p w14:paraId="06D626AB" w14:textId="2B049C2E" w:rsidR="00EC2F8B" w:rsidRDefault="00EC2F8B" w:rsidP="00EC2F8B">
      <w:pPr>
        <w:pStyle w:val="aff6"/>
        <w:rPr>
          <w:sz w:val="22"/>
          <w:szCs w:val="22"/>
        </w:rPr>
      </w:pPr>
      <w:r>
        <w:rPr>
          <w:sz w:val="22"/>
          <w:szCs w:val="22"/>
        </w:rPr>
        <w:t>В смысле – взорван? А город?</w:t>
      </w:r>
    </w:p>
    <w:p w14:paraId="5BDA77FE" w14:textId="7BE76A2B" w:rsidR="00EC2F8B" w:rsidRPr="00811A37" w:rsidRDefault="00EC2F8B" w:rsidP="00EC2F8B">
      <w:pPr>
        <w:pStyle w:val="aff3"/>
        <w:rPr>
          <w:rFonts w:cs="Courier New"/>
          <w:sz w:val="22"/>
          <w:szCs w:val="22"/>
        </w:rPr>
      </w:pPr>
      <w:r>
        <w:rPr>
          <w:rFonts w:cs="Courier New"/>
          <w:sz w:val="22"/>
          <w:szCs w:val="22"/>
        </w:rPr>
        <w:t>СУХОХЛЕБОВ</w:t>
      </w:r>
    </w:p>
    <w:p w14:paraId="673A44BB" w14:textId="66FDABAC" w:rsidR="00EC2F8B" w:rsidRDefault="00EC2F8B" w:rsidP="00EC2F8B">
      <w:pPr>
        <w:pStyle w:val="aff6"/>
        <w:rPr>
          <w:sz w:val="22"/>
          <w:szCs w:val="22"/>
        </w:rPr>
      </w:pPr>
      <w:r>
        <w:rPr>
          <w:sz w:val="22"/>
          <w:szCs w:val="22"/>
        </w:rPr>
        <w:t>А немцам путь на Москву откроем? А?</w:t>
      </w:r>
    </w:p>
    <w:p w14:paraId="71744DC2" w14:textId="6C980B14" w:rsidR="00EC2F8B" w:rsidRDefault="00EC2F8B" w:rsidP="00EC2F8B">
      <w:pPr>
        <w:pStyle w:val="aff6"/>
        <w:rPr>
          <w:sz w:val="22"/>
          <w:szCs w:val="22"/>
        </w:rPr>
      </w:pPr>
      <w:r>
        <w:rPr>
          <w:sz w:val="22"/>
          <w:szCs w:val="22"/>
        </w:rPr>
        <w:t>Города сдают, так бывает. Что подполье?</w:t>
      </w:r>
    </w:p>
    <w:p w14:paraId="6E7B1AB2" w14:textId="13566279" w:rsidR="00EC2F8B" w:rsidRPr="00811A37" w:rsidRDefault="00EC2F8B" w:rsidP="00EC2F8B">
      <w:pPr>
        <w:pStyle w:val="aff3"/>
        <w:rPr>
          <w:rFonts w:cs="Courier New"/>
          <w:sz w:val="22"/>
          <w:szCs w:val="22"/>
        </w:rPr>
      </w:pPr>
      <w:r>
        <w:rPr>
          <w:rFonts w:cs="Courier New"/>
          <w:sz w:val="22"/>
          <w:szCs w:val="22"/>
        </w:rPr>
        <w:t>МУДРИК</w:t>
      </w:r>
    </w:p>
    <w:p w14:paraId="03BC00C0" w14:textId="353924E2" w:rsidR="00EC2F8B" w:rsidRDefault="00EC2F8B" w:rsidP="00EC2F8B">
      <w:pPr>
        <w:pStyle w:val="aff6"/>
        <w:rPr>
          <w:sz w:val="22"/>
          <w:szCs w:val="22"/>
        </w:rPr>
      </w:pPr>
      <w:r>
        <w:rPr>
          <w:sz w:val="22"/>
          <w:szCs w:val="22"/>
        </w:rPr>
        <w:t xml:space="preserve">Собираем. </w:t>
      </w:r>
    </w:p>
    <w:p w14:paraId="6C48D1A2" w14:textId="409F2465" w:rsidR="00EC2F8B" w:rsidRDefault="00EC2F8B" w:rsidP="00EC2F8B">
      <w:pPr>
        <w:pStyle w:val="aff6"/>
        <w:rPr>
          <w:sz w:val="22"/>
          <w:szCs w:val="22"/>
        </w:rPr>
      </w:pPr>
    </w:p>
    <w:p w14:paraId="313E0E76" w14:textId="291CE8DE" w:rsidR="00EC2F8B" w:rsidRPr="00811A37" w:rsidRDefault="00EC2F8B" w:rsidP="00EC2F8B">
      <w:pPr>
        <w:pStyle w:val="aff3"/>
        <w:rPr>
          <w:rFonts w:cs="Courier New"/>
          <w:sz w:val="22"/>
          <w:szCs w:val="22"/>
        </w:rPr>
      </w:pPr>
      <w:r>
        <w:rPr>
          <w:rFonts w:cs="Courier New"/>
          <w:sz w:val="22"/>
          <w:szCs w:val="22"/>
        </w:rPr>
        <w:lastRenderedPageBreak/>
        <w:t>СУХОХЛЕБОВ</w:t>
      </w:r>
    </w:p>
    <w:p w14:paraId="6A50B1EA" w14:textId="501AD0F6" w:rsidR="00EC2F8B" w:rsidRDefault="00EC2F8B" w:rsidP="00EC2F8B">
      <w:pPr>
        <w:pStyle w:val="aff6"/>
        <w:rPr>
          <w:sz w:val="22"/>
          <w:szCs w:val="22"/>
        </w:rPr>
      </w:pPr>
      <w:r>
        <w:rPr>
          <w:sz w:val="22"/>
          <w:szCs w:val="22"/>
        </w:rPr>
        <w:t>Собирайте. Без приказа – не действовать. Это ясно?</w:t>
      </w:r>
    </w:p>
    <w:p w14:paraId="2B3DFE11" w14:textId="7943C99F" w:rsidR="00EC2F8B" w:rsidRPr="00811A37" w:rsidRDefault="00EC2F8B" w:rsidP="00EC2F8B">
      <w:pPr>
        <w:pStyle w:val="aff3"/>
        <w:rPr>
          <w:rFonts w:cs="Courier New"/>
          <w:sz w:val="22"/>
          <w:szCs w:val="22"/>
        </w:rPr>
      </w:pPr>
      <w:r>
        <w:rPr>
          <w:rFonts w:cs="Courier New"/>
          <w:sz w:val="22"/>
          <w:szCs w:val="22"/>
        </w:rPr>
        <w:t>МУДРИК</w:t>
      </w:r>
    </w:p>
    <w:p w14:paraId="423B5664" w14:textId="08481358" w:rsidR="00EC2F8B" w:rsidRDefault="00EC2F8B" w:rsidP="00EC2F8B">
      <w:pPr>
        <w:pStyle w:val="aff6"/>
        <w:rPr>
          <w:sz w:val="22"/>
          <w:szCs w:val="22"/>
        </w:rPr>
      </w:pPr>
      <w:r>
        <w:rPr>
          <w:sz w:val="22"/>
          <w:szCs w:val="22"/>
        </w:rPr>
        <w:t xml:space="preserve">Ясно. </w:t>
      </w:r>
    </w:p>
    <w:p w14:paraId="61400BA0" w14:textId="108480FA" w:rsidR="00EC2F8B" w:rsidRPr="00811A37" w:rsidRDefault="00EC2F8B" w:rsidP="00EC2F8B">
      <w:pPr>
        <w:pStyle w:val="aff3"/>
        <w:rPr>
          <w:rFonts w:cs="Courier New"/>
          <w:sz w:val="22"/>
          <w:szCs w:val="22"/>
        </w:rPr>
      </w:pPr>
      <w:r>
        <w:rPr>
          <w:rFonts w:cs="Courier New"/>
          <w:sz w:val="22"/>
          <w:szCs w:val="22"/>
        </w:rPr>
        <w:t>ТОНЯ</w:t>
      </w:r>
    </w:p>
    <w:p w14:paraId="654A8B6D" w14:textId="1FEDFE78" w:rsidR="00EC2F8B" w:rsidRDefault="00EC2F8B" w:rsidP="00EC2F8B">
      <w:pPr>
        <w:pStyle w:val="aff6"/>
        <w:rPr>
          <w:sz w:val="22"/>
          <w:szCs w:val="22"/>
        </w:rPr>
      </w:pPr>
      <w:r>
        <w:rPr>
          <w:sz w:val="22"/>
          <w:szCs w:val="22"/>
        </w:rPr>
        <w:t>Только постарайтесь успеть, товарищ капитан. Через город опасно же?</w:t>
      </w:r>
    </w:p>
    <w:p w14:paraId="3962D5D7" w14:textId="7A79BB58" w:rsidR="00EC2F8B" w:rsidRPr="00811A37" w:rsidRDefault="00EC2F8B" w:rsidP="00EC2F8B">
      <w:pPr>
        <w:pStyle w:val="aff3"/>
        <w:rPr>
          <w:rFonts w:cs="Courier New"/>
          <w:sz w:val="22"/>
          <w:szCs w:val="22"/>
        </w:rPr>
      </w:pPr>
      <w:r>
        <w:rPr>
          <w:rFonts w:cs="Courier New"/>
          <w:sz w:val="22"/>
          <w:szCs w:val="22"/>
        </w:rPr>
        <w:t>СУХОХЛЕБОВ</w:t>
      </w:r>
    </w:p>
    <w:p w14:paraId="1030C0D8" w14:textId="10C99D0E" w:rsidR="00EC2F8B" w:rsidRDefault="00EC2F8B" w:rsidP="00EC2F8B">
      <w:pPr>
        <w:pStyle w:val="aff6"/>
        <w:rPr>
          <w:sz w:val="22"/>
          <w:szCs w:val="22"/>
        </w:rPr>
      </w:pPr>
      <w:r>
        <w:rPr>
          <w:sz w:val="22"/>
          <w:szCs w:val="22"/>
        </w:rPr>
        <w:t xml:space="preserve">Успею. </w:t>
      </w:r>
    </w:p>
    <w:p w14:paraId="219AED78" w14:textId="4F94C93B" w:rsidR="00EC2F8B" w:rsidRDefault="00EC2F8B" w:rsidP="00EC2F8B">
      <w:pPr>
        <w:pStyle w:val="aff6"/>
        <w:ind w:left="0"/>
        <w:rPr>
          <w:sz w:val="22"/>
          <w:szCs w:val="22"/>
        </w:rPr>
      </w:pPr>
    </w:p>
    <w:p w14:paraId="19F8BA36" w14:textId="43451B75" w:rsidR="00EC2F8B" w:rsidRDefault="00EC2F8B" w:rsidP="00EC2F8B">
      <w:pPr>
        <w:pStyle w:val="aff6"/>
        <w:ind w:left="0"/>
        <w:rPr>
          <w:sz w:val="22"/>
          <w:szCs w:val="22"/>
        </w:rPr>
      </w:pPr>
      <w:proofErr w:type="spellStart"/>
      <w:r>
        <w:rPr>
          <w:sz w:val="22"/>
          <w:szCs w:val="22"/>
        </w:rPr>
        <w:t>Сухохлебов</w:t>
      </w:r>
      <w:proofErr w:type="spellEnd"/>
      <w:r>
        <w:rPr>
          <w:sz w:val="22"/>
          <w:szCs w:val="22"/>
        </w:rPr>
        <w:t xml:space="preserve"> уходит.</w:t>
      </w:r>
    </w:p>
    <w:p w14:paraId="314DE6E5" w14:textId="3BEB5FCD" w:rsidR="00EC2F8B" w:rsidRPr="00811A37" w:rsidRDefault="00EC2F8B" w:rsidP="00EC2F8B">
      <w:pPr>
        <w:pStyle w:val="aff3"/>
        <w:rPr>
          <w:rFonts w:cs="Courier New"/>
          <w:sz w:val="22"/>
          <w:szCs w:val="22"/>
        </w:rPr>
      </w:pPr>
      <w:r>
        <w:rPr>
          <w:rFonts w:cs="Courier New"/>
          <w:sz w:val="22"/>
          <w:szCs w:val="22"/>
        </w:rPr>
        <w:t>МУДРИК</w:t>
      </w:r>
    </w:p>
    <w:p w14:paraId="15B98A6C" w14:textId="414FA6DF" w:rsidR="00EC2F8B" w:rsidRDefault="00EC2F8B" w:rsidP="00EC2F8B">
      <w:pPr>
        <w:pStyle w:val="aff6"/>
        <w:rPr>
          <w:sz w:val="22"/>
          <w:szCs w:val="22"/>
        </w:rPr>
      </w:pPr>
      <w:r>
        <w:rPr>
          <w:sz w:val="22"/>
          <w:szCs w:val="22"/>
        </w:rPr>
        <w:t>Может, провести его, мало ли что?</w:t>
      </w:r>
    </w:p>
    <w:p w14:paraId="01A6B625" w14:textId="278CAF6D" w:rsidR="00EC2F8B" w:rsidRPr="00811A37" w:rsidRDefault="00EC2F8B" w:rsidP="00EC2F8B">
      <w:pPr>
        <w:pStyle w:val="aff3"/>
        <w:rPr>
          <w:rFonts w:cs="Courier New"/>
          <w:sz w:val="22"/>
          <w:szCs w:val="22"/>
        </w:rPr>
      </w:pPr>
      <w:r>
        <w:rPr>
          <w:rFonts w:cs="Courier New"/>
          <w:sz w:val="22"/>
          <w:szCs w:val="22"/>
        </w:rPr>
        <w:t>ТОНЯ</w:t>
      </w:r>
    </w:p>
    <w:p w14:paraId="54964683" w14:textId="27C18178" w:rsidR="00EC2F8B" w:rsidRDefault="00EC2F8B" w:rsidP="00EC2F8B">
      <w:pPr>
        <w:pStyle w:val="aff6"/>
        <w:rPr>
          <w:sz w:val="22"/>
          <w:szCs w:val="22"/>
        </w:rPr>
      </w:pPr>
      <w:r>
        <w:rPr>
          <w:sz w:val="22"/>
          <w:szCs w:val="22"/>
        </w:rPr>
        <w:t>Приказа не было.</w:t>
      </w:r>
    </w:p>
    <w:p w14:paraId="29BB8213" w14:textId="00C1403A" w:rsidR="00EC2F8B" w:rsidRPr="00811A37" w:rsidRDefault="00EC2F8B" w:rsidP="00EC2F8B">
      <w:pPr>
        <w:pStyle w:val="aff3"/>
        <w:rPr>
          <w:rFonts w:cs="Courier New"/>
          <w:sz w:val="22"/>
          <w:szCs w:val="22"/>
        </w:rPr>
      </w:pPr>
      <w:r>
        <w:rPr>
          <w:rFonts w:cs="Courier New"/>
          <w:sz w:val="22"/>
          <w:szCs w:val="22"/>
        </w:rPr>
        <w:t>Мудрик</w:t>
      </w:r>
    </w:p>
    <w:p w14:paraId="1979DD9C" w14:textId="04B837CE" w:rsidR="00EC2F8B" w:rsidRPr="00811A37" w:rsidRDefault="00EC2F8B" w:rsidP="00EC2F8B">
      <w:pPr>
        <w:pStyle w:val="aff6"/>
        <w:rPr>
          <w:sz w:val="22"/>
          <w:szCs w:val="22"/>
        </w:rPr>
      </w:pPr>
      <w:r>
        <w:rPr>
          <w:sz w:val="22"/>
          <w:szCs w:val="22"/>
        </w:rPr>
        <w:t>Тоня!</w:t>
      </w:r>
    </w:p>
    <w:p w14:paraId="5EE2469B" w14:textId="77777777" w:rsidR="00EC2F8B" w:rsidRPr="00811A37" w:rsidRDefault="00EC2F8B" w:rsidP="00EC2F8B">
      <w:pPr>
        <w:pStyle w:val="aff6"/>
        <w:rPr>
          <w:sz w:val="22"/>
          <w:szCs w:val="22"/>
        </w:rPr>
      </w:pPr>
    </w:p>
    <w:p w14:paraId="7D30EECD" w14:textId="1546091B" w:rsidR="00457FD9" w:rsidRPr="00EC2F8B" w:rsidRDefault="00EC2F8B" w:rsidP="00EC2F8B">
      <w:pPr>
        <w:pStyle w:val="aff6"/>
        <w:ind w:left="0"/>
        <w:rPr>
          <w:sz w:val="22"/>
          <w:szCs w:val="22"/>
        </w:rPr>
      </w:pPr>
      <w:r>
        <w:rPr>
          <w:sz w:val="22"/>
          <w:szCs w:val="22"/>
        </w:rPr>
        <w:t xml:space="preserve">Тоня, послушавшись, берет ружье, идет за </w:t>
      </w:r>
      <w:proofErr w:type="spellStart"/>
      <w:r>
        <w:rPr>
          <w:sz w:val="22"/>
          <w:szCs w:val="22"/>
        </w:rPr>
        <w:t>Сухохлебовым</w:t>
      </w:r>
      <w:proofErr w:type="spellEnd"/>
      <w:r>
        <w:rPr>
          <w:sz w:val="22"/>
          <w:szCs w:val="22"/>
        </w:rPr>
        <w:t>.</w:t>
      </w:r>
    </w:p>
    <w:p w14:paraId="714AE476" w14:textId="1B367AA8" w:rsidR="00E94B5D" w:rsidRPr="00811A37" w:rsidRDefault="00E94B5D" w:rsidP="00E94B5D">
      <w:pPr>
        <w:pStyle w:val="aff2"/>
        <w:rPr>
          <w:sz w:val="22"/>
          <w:szCs w:val="22"/>
        </w:rPr>
      </w:pPr>
      <w:r w:rsidRPr="00811A37">
        <w:rPr>
          <w:sz w:val="22"/>
          <w:szCs w:val="22"/>
        </w:rPr>
        <w:t>1-</w:t>
      </w:r>
      <w:proofErr w:type="gramStart"/>
      <w:r w:rsidRPr="00811A37">
        <w:rPr>
          <w:sz w:val="22"/>
          <w:szCs w:val="22"/>
        </w:rPr>
        <w:t>2.ИНТ.ШКОЛА</w:t>
      </w:r>
      <w:proofErr w:type="gramEnd"/>
      <w:r w:rsidRPr="00811A37">
        <w:rPr>
          <w:sz w:val="22"/>
          <w:szCs w:val="22"/>
        </w:rPr>
        <w:t xml:space="preserve"> №6.СПОРТЗАЛ.</w:t>
      </w:r>
      <w:r w:rsidR="0078718A" w:rsidRPr="00811A37">
        <w:rPr>
          <w:sz w:val="22"/>
          <w:szCs w:val="22"/>
        </w:rPr>
        <w:t>НОЧЬ</w:t>
      </w:r>
      <w:r w:rsidRPr="00811A37">
        <w:rPr>
          <w:sz w:val="22"/>
          <w:szCs w:val="22"/>
        </w:rPr>
        <w:t>.</w:t>
      </w:r>
    </w:p>
    <w:p w14:paraId="4D29380A" w14:textId="1E806DCB" w:rsidR="00E94B5D" w:rsidRPr="00811A37" w:rsidRDefault="00E94B5D" w:rsidP="00E94B5D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 xml:space="preserve">Окна под самым потолком оклеены крест на крест. Сквозь них льётся холодный утренний свет. Школьный спортзал похож на смесь госпиталя и вокзала: раненые и больные, лежачие и на костылях, дети и старики, военные в форме и случайные гражданские с чемоданами и узлами. Все говорят одновременно и взволнованно. Где-то вдалеке раздаётся взрыв. Сапер МОРОЗОВ (40), приятный мужчина в военной форме, подбадривает окружающих. </w:t>
      </w:r>
    </w:p>
    <w:p w14:paraId="4157B239" w14:textId="77777777" w:rsidR="00E94B5D" w:rsidRPr="00811A37" w:rsidRDefault="00E94B5D" w:rsidP="00E94B5D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МОРОЗОВ</w:t>
      </w:r>
    </w:p>
    <w:p w14:paraId="5C5CFF56" w14:textId="77777777" w:rsidR="00E94B5D" w:rsidRPr="00811A37" w:rsidRDefault="00E94B5D" w:rsidP="00E94B5D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Слыхали? Это наши им там прикурить дают!</w:t>
      </w:r>
    </w:p>
    <w:p w14:paraId="76BC5CC8" w14:textId="77777777" w:rsidR="00E94B5D" w:rsidRPr="00811A37" w:rsidRDefault="00E94B5D" w:rsidP="00E94B5D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МУЖЧИНА</w:t>
      </w:r>
    </w:p>
    <w:p w14:paraId="33405CFE" w14:textId="53181174" w:rsidR="00E94B5D" w:rsidRPr="00811A37" w:rsidRDefault="00F3043E" w:rsidP="00E94B5D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Угу</w:t>
      </w:r>
      <w:r w:rsidR="00E94B5D" w:rsidRPr="00811A37">
        <w:rPr>
          <w:sz w:val="22"/>
          <w:szCs w:val="22"/>
        </w:rPr>
        <w:t xml:space="preserve">. Скоро нас тут всех немец на курево пустит. </w:t>
      </w:r>
    </w:p>
    <w:p w14:paraId="473C4B2C" w14:textId="77777777" w:rsidR="00E94B5D" w:rsidRPr="00811A37" w:rsidRDefault="00E94B5D" w:rsidP="00E94B5D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ПОЖИЛАЯ ЖЕНЩИНА</w:t>
      </w:r>
    </w:p>
    <w:p w14:paraId="6F1CBB16" w14:textId="77777777" w:rsidR="00E94B5D" w:rsidRPr="00811A37" w:rsidRDefault="00E94B5D" w:rsidP="00E94B5D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 xml:space="preserve">Чтоб у тебя язык отсох! </w:t>
      </w:r>
    </w:p>
    <w:p w14:paraId="3C422E9B" w14:textId="160F5FD2" w:rsidR="00E94B5D" w:rsidRPr="00811A37" w:rsidRDefault="00E94B5D" w:rsidP="00E94B5D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МОРОЗОВ</w:t>
      </w:r>
    </w:p>
    <w:p w14:paraId="5202D4A3" w14:textId="77777777" w:rsidR="00E94B5D" w:rsidRPr="00811A37" w:rsidRDefault="00E94B5D" w:rsidP="00E94B5D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 xml:space="preserve">Да тут до Москвы – рукой подать, 200 километров, они нас не сдадут никогда. </w:t>
      </w:r>
    </w:p>
    <w:p w14:paraId="51A4535F" w14:textId="7035DB17" w:rsidR="00E94B5D" w:rsidRPr="00811A37" w:rsidRDefault="00E94B5D" w:rsidP="00E94B5D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>Ловко маневрируя между людьми, Вера высматривает в толпе кого-то.</w:t>
      </w:r>
    </w:p>
    <w:p w14:paraId="66F97AB6" w14:textId="1DC4D30D" w:rsidR="00F3043E" w:rsidRPr="00811A37" w:rsidRDefault="00F3043E" w:rsidP="00F3043E">
      <w:pPr>
        <w:pStyle w:val="aff3"/>
        <w:rPr>
          <w:sz w:val="22"/>
          <w:szCs w:val="22"/>
        </w:rPr>
      </w:pPr>
      <w:r w:rsidRPr="00811A37">
        <w:rPr>
          <w:sz w:val="22"/>
          <w:szCs w:val="22"/>
        </w:rPr>
        <w:t>ВЕРА</w:t>
      </w:r>
    </w:p>
    <w:p w14:paraId="386F8E4B" w14:textId="0F2ED9ED" w:rsidR="00F3043E" w:rsidRPr="00811A37" w:rsidRDefault="00F3043E" w:rsidP="00F3043E">
      <w:pPr>
        <w:pStyle w:val="aff5"/>
        <w:rPr>
          <w:sz w:val="22"/>
          <w:szCs w:val="22"/>
        </w:rPr>
      </w:pPr>
      <w:r w:rsidRPr="00811A37">
        <w:rPr>
          <w:sz w:val="22"/>
          <w:szCs w:val="22"/>
        </w:rPr>
        <w:t>(себе)</w:t>
      </w:r>
    </w:p>
    <w:p w14:paraId="1029AE69" w14:textId="6D36840E" w:rsidR="00F3043E" w:rsidRPr="00811A37" w:rsidRDefault="00F3043E" w:rsidP="00F3043E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Куда девался---</w:t>
      </w:r>
    </w:p>
    <w:p w14:paraId="14A15951" w14:textId="77777777" w:rsidR="00E94B5D" w:rsidRPr="00811A37" w:rsidRDefault="00E94B5D" w:rsidP="00E94B5D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lastRenderedPageBreak/>
        <w:t>СТАРУШКА</w:t>
      </w:r>
    </w:p>
    <w:p w14:paraId="0CEC411C" w14:textId="77777777" w:rsidR="00E94B5D" w:rsidRPr="00811A37" w:rsidRDefault="00E94B5D" w:rsidP="00E94B5D">
      <w:pPr>
        <w:pStyle w:val="aff5"/>
        <w:rPr>
          <w:sz w:val="22"/>
          <w:szCs w:val="22"/>
        </w:rPr>
      </w:pPr>
      <w:r w:rsidRPr="00811A37">
        <w:rPr>
          <w:sz w:val="22"/>
          <w:szCs w:val="22"/>
        </w:rPr>
        <w:t>(кивая на рядового, лежащего на носилках)</w:t>
      </w:r>
    </w:p>
    <w:p w14:paraId="5E8A89FD" w14:textId="65EFA84D" w:rsidR="00E94B5D" w:rsidRPr="00811A37" w:rsidRDefault="00E94B5D" w:rsidP="00E94B5D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 xml:space="preserve">Дочка, </w:t>
      </w:r>
      <w:r w:rsidR="00F3043E" w:rsidRPr="00811A37">
        <w:rPr>
          <w:sz w:val="22"/>
          <w:szCs w:val="22"/>
        </w:rPr>
        <w:t>у</w:t>
      </w:r>
      <w:r w:rsidRPr="00811A37">
        <w:rPr>
          <w:sz w:val="22"/>
          <w:szCs w:val="22"/>
        </w:rPr>
        <w:t>брать бы, дети смотрят.</w:t>
      </w:r>
    </w:p>
    <w:p w14:paraId="03DC9F4E" w14:textId="77777777" w:rsidR="00E94B5D" w:rsidRPr="00811A37" w:rsidRDefault="00E94B5D" w:rsidP="00E94B5D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>Вера осматривает солдата, проверяет пульс … а пульса нет. Вздохнув, поправляет тело, аккуратно накрывает шинелью. Неподалеку сидит группа мужчин с различными забинтованными частями тела. Среди них КОЧКИН (45) и ОПАНАСЕНКО (60)</w:t>
      </w:r>
    </w:p>
    <w:p w14:paraId="41D8387F" w14:textId="77777777" w:rsidR="00E94B5D" w:rsidRPr="00811A37" w:rsidRDefault="00E94B5D" w:rsidP="00E94B5D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ВЕРА</w:t>
      </w:r>
    </w:p>
    <w:p w14:paraId="1EFC2CB7" w14:textId="77777777" w:rsidR="00E94B5D" w:rsidRPr="00811A37" w:rsidRDefault="00E94B5D" w:rsidP="00E94B5D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Кочкин, Опанасенко, помогайте. Выносите на улицу.</w:t>
      </w:r>
    </w:p>
    <w:p w14:paraId="4B4C3462" w14:textId="77777777" w:rsidR="00E94B5D" w:rsidRPr="00811A37" w:rsidRDefault="00E94B5D" w:rsidP="00E94B5D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КОЧКИН</w:t>
      </w:r>
    </w:p>
    <w:p w14:paraId="45826D84" w14:textId="77777777" w:rsidR="00E94B5D" w:rsidRPr="00811A37" w:rsidRDefault="00E94B5D" w:rsidP="00E94B5D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А долго ещё? А то мы так скоро рядом с ним лежать будем.</w:t>
      </w:r>
    </w:p>
    <w:p w14:paraId="37B03998" w14:textId="77777777" w:rsidR="00E94B5D" w:rsidRPr="00811A37" w:rsidRDefault="00E94B5D" w:rsidP="00E94B5D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Вера</w:t>
      </w:r>
    </w:p>
    <w:p w14:paraId="7E9E517C" w14:textId="77777777" w:rsidR="00E94B5D" w:rsidRPr="00811A37" w:rsidRDefault="00E94B5D" w:rsidP="00E94B5D">
      <w:pPr>
        <w:pStyle w:val="aff5"/>
        <w:rPr>
          <w:sz w:val="22"/>
          <w:szCs w:val="22"/>
        </w:rPr>
      </w:pPr>
      <w:r w:rsidRPr="00811A37">
        <w:rPr>
          <w:sz w:val="22"/>
          <w:szCs w:val="22"/>
        </w:rPr>
        <w:t>(с укором Кочкину, опять взглянув на часы)</w:t>
      </w:r>
    </w:p>
    <w:p w14:paraId="1AA8F703" w14:textId="77777777" w:rsidR="00E94B5D" w:rsidRPr="00811A37" w:rsidRDefault="00E94B5D" w:rsidP="00E94B5D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Не позорьтесь.</w:t>
      </w:r>
    </w:p>
    <w:p w14:paraId="5F18F665" w14:textId="77777777" w:rsidR="00E94B5D" w:rsidRPr="00811A37" w:rsidRDefault="00E94B5D" w:rsidP="00E94B5D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Кочкин</w:t>
      </w:r>
    </w:p>
    <w:p w14:paraId="5BB16565" w14:textId="77777777" w:rsidR="00E94B5D" w:rsidRPr="00811A37" w:rsidRDefault="00E94B5D" w:rsidP="00E94B5D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Позор, сестричка – это если такой кавалер, как я, помрет во цвете лет.</w:t>
      </w:r>
    </w:p>
    <w:p w14:paraId="3F8BB254" w14:textId="77777777" w:rsidR="00E94B5D" w:rsidRPr="00811A37" w:rsidRDefault="00E94B5D" w:rsidP="00E94B5D">
      <w:pPr>
        <w:pStyle w:val="aff5"/>
        <w:rPr>
          <w:sz w:val="22"/>
          <w:szCs w:val="22"/>
        </w:rPr>
      </w:pPr>
      <w:r w:rsidRPr="00811A37">
        <w:rPr>
          <w:sz w:val="22"/>
          <w:szCs w:val="22"/>
        </w:rPr>
        <w:t>(вдруг серьёзно и грубо)</w:t>
      </w:r>
    </w:p>
    <w:p w14:paraId="6D4503CC" w14:textId="77777777" w:rsidR="00E94B5D" w:rsidRPr="00811A37" w:rsidRDefault="00E94B5D" w:rsidP="00E94B5D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 xml:space="preserve">Я считаю, сбежал этот твой дед </w:t>
      </w:r>
      <w:proofErr w:type="spellStart"/>
      <w:r w:rsidRPr="00811A37">
        <w:rPr>
          <w:sz w:val="22"/>
          <w:szCs w:val="22"/>
        </w:rPr>
        <w:t>Кайранский</w:t>
      </w:r>
      <w:proofErr w:type="spellEnd"/>
      <w:r w:rsidRPr="00811A37">
        <w:rPr>
          <w:sz w:val="22"/>
          <w:szCs w:val="22"/>
        </w:rPr>
        <w:t xml:space="preserve">, бросил нас тут подыхать. </w:t>
      </w:r>
    </w:p>
    <w:p w14:paraId="0BAFADA9" w14:textId="77777777" w:rsidR="00E94B5D" w:rsidRPr="00811A37" w:rsidRDefault="00E94B5D" w:rsidP="00E94B5D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Вера</w:t>
      </w:r>
    </w:p>
    <w:p w14:paraId="0A0EF4A9" w14:textId="684848EC" w:rsidR="00E94B5D" w:rsidRPr="00811A37" w:rsidRDefault="00E94B5D" w:rsidP="00E94B5D">
      <w:pPr>
        <w:pStyle w:val="aff5"/>
        <w:rPr>
          <w:sz w:val="22"/>
          <w:szCs w:val="22"/>
        </w:rPr>
      </w:pPr>
      <w:r w:rsidRPr="00811A37">
        <w:rPr>
          <w:sz w:val="22"/>
          <w:szCs w:val="22"/>
        </w:rPr>
        <w:t>(строго)</w:t>
      </w:r>
    </w:p>
    <w:p w14:paraId="6DA5EC4E" w14:textId="3885AE22" w:rsidR="00E94B5D" w:rsidRPr="00811A37" w:rsidRDefault="00E94B5D" w:rsidP="00E94B5D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Прекратите немедленно</w:t>
      </w:r>
      <w:r w:rsidR="0059214B" w:rsidRPr="00811A37">
        <w:rPr>
          <w:sz w:val="22"/>
          <w:szCs w:val="22"/>
        </w:rPr>
        <w:t>!</w:t>
      </w:r>
    </w:p>
    <w:p w14:paraId="4051460A" w14:textId="77777777" w:rsidR="0059214B" w:rsidRPr="00811A37" w:rsidRDefault="0059214B" w:rsidP="0059214B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МОРОЗОВ</w:t>
      </w:r>
    </w:p>
    <w:p w14:paraId="08F8D2A4" w14:textId="5ED097D1" w:rsidR="0059214B" w:rsidRPr="00811A37" w:rsidRDefault="0059214B" w:rsidP="0059214B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Верочка, давайте я помогу.</w:t>
      </w:r>
    </w:p>
    <w:p w14:paraId="4CB58B5C" w14:textId="77777777" w:rsidR="0059214B" w:rsidRPr="00811A37" w:rsidRDefault="0059214B" w:rsidP="0059214B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ВЕРА</w:t>
      </w:r>
    </w:p>
    <w:p w14:paraId="6BB02196" w14:textId="77777777" w:rsidR="0059214B" w:rsidRPr="00811A37" w:rsidRDefault="0059214B" w:rsidP="0059214B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 xml:space="preserve">Спасибо, Степан Николаич, а вы… я думала вы с </w:t>
      </w:r>
      <w:proofErr w:type="spellStart"/>
      <w:r w:rsidRPr="00811A37">
        <w:rPr>
          <w:sz w:val="22"/>
          <w:szCs w:val="22"/>
        </w:rPr>
        <w:t>Домкой</w:t>
      </w:r>
      <w:proofErr w:type="spellEnd"/>
      <w:r w:rsidRPr="00811A37">
        <w:rPr>
          <w:sz w:val="22"/>
          <w:szCs w:val="22"/>
        </w:rPr>
        <w:t>?</w:t>
      </w:r>
    </w:p>
    <w:p w14:paraId="5F05572D" w14:textId="77777777" w:rsidR="0059214B" w:rsidRPr="00811A37" w:rsidRDefault="0059214B" w:rsidP="0059214B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МОРОЗОВ</w:t>
      </w:r>
    </w:p>
    <w:p w14:paraId="6AEE3189" w14:textId="429913DA" w:rsidR="0059214B" w:rsidRPr="00811A37" w:rsidRDefault="0059214B" w:rsidP="0059214B">
      <w:pPr>
        <w:pStyle w:val="aff5"/>
        <w:rPr>
          <w:sz w:val="22"/>
          <w:szCs w:val="22"/>
        </w:rPr>
      </w:pPr>
      <w:r w:rsidRPr="00811A37">
        <w:rPr>
          <w:sz w:val="22"/>
          <w:szCs w:val="22"/>
        </w:rPr>
        <w:t>(помогая Опанасенко поднять носилки, кивает головой в сторону окон)</w:t>
      </w:r>
    </w:p>
    <w:p w14:paraId="4EEF4CF4" w14:textId="77777777" w:rsidR="0059214B" w:rsidRPr="00811A37" w:rsidRDefault="0059214B" w:rsidP="0059214B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У Домки задание – машины ждёт.</w:t>
      </w:r>
    </w:p>
    <w:p w14:paraId="4D6813F7" w14:textId="77777777" w:rsidR="0059214B" w:rsidRPr="00811A37" w:rsidRDefault="0059214B" w:rsidP="0059214B">
      <w:pPr>
        <w:rPr>
          <w:sz w:val="22"/>
          <w:szCs w:val="22"/>
        </w:rPr>
      </w:pPr>
    </w:p>
    <w:p w14:paraId="11676A38" w14:textId="2C4B620B" w:rsidR="00E94B5D" w:rsidRPr="00811A37" w:rsidRDefault="0059214B" w:rsidP="00E94B5D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 xml:space="preserve">Вера смотрит туда, куда указал Морозов: забравшись на самый верх шведской стенки, в окно смотрит ДОМКА (10). Увидев сына, Вера улыбается и успокаивается. Домка машет Вере рукой. Вера поднимает руку, чтоб махнуть сыну, но руку её перехватывает </w:t>
      </w:r>
      <w:r w:rsidR="00E94B5D" w:rsidRPr="00811A37">
        <w:rPr>
          <w:sz w:val="22"/>
          <w:szCs w:val="22"/>
        </w:rPr>
        <w:t>МИРРА БЛИТШТЕЙН, ярко выраженная еврейка, тащит куда-то в угол.</w:t>
      </w:r>
    </w:p>
    <w:p w14:paraId="47629FD0" w14:textId="77777777" w:rsidR="00E94B5D" w:rsidRPr="00811A37" w:rsidRDefault="00E94B5D" w:rsidP="00E94B5D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МИРРА</w:t>
      </w:r>
    </w:p>
    <w:p w14:paraId="2D99D49E" w14:textId="3DD5E9EA" w:rsidR="00E94B5D" w:rsidRPr="00811A37" w:rsidRDefault="00E94B5D" w:rsidP="00E94B5D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Верочка, пожалуйста, можно хотя бы  на секунду вас? Буквально на секундочку.</w:t>
      </w:r>
    </w:p>
    <w:p w14:paraId="017E7404" w14:textId="4D62CED0" w:rsidR="00E94B5D" w:rsidRPr="00811A37" w:rsidRDefault="00E94B5D" w:rsidP="00E94B5D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lastRenderedPageBreak/>
        <w:t xml:space="preserve">В дальнем углу на мешках сидит РАЕЧКА, худенькая девочка лет 6. Рядом стоит БОРИС БЛИТШТЕЙН (60), муж Мирры и отец Раечки, пожилой еврей в вязаной жилетке. </w:t>
      </w:r>
    </w:p>
    <w:p w14:paraId="6B355CEC" w14:textId="77777777" w:rsidR="00E94B5D" w:rsidRPr="00811A37" w:rsidRDefault="00E94B5D" w:rsidP="00E94B5D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Борис</w:t>
      </w:r>
    </w:p>
    <w:p w14:paraId="793AAEA9" w14:textId="77777777" w:rsidR="00E94B5D" w:rsidRPr="00811A37" w:rsidRDefault="00E94B5D" w:rsidP="00E94B5D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 xml:space="preserve">Кашель усилился. </w:t>
      </w:r>
    </w:p>
    <w:p w14:paraId="5B4B8866" w14:textId="77777777" w:rsidR="00E94B5D" w:rsidRPr="00811A37" w:rsidRDefault="00E94B5D" w:rsidP="00E94B5D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Мирра</w:t>
      </w:r>
    </w:p>
    <w:p w14:paraId="7BBC8665" w14:textId="77777777" w:rsidR="00E94B5D" w:rsidRPr="00811A37" w:rsidRDefault="00E94B5D" w:rsidP="00E94B5D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 xml:space="preserve">Очень усилился. Верочка, надо бы прокол сделать. </w:t>
      </w:r>
    </w:p>
    <w:p w14:paraId="0A7CCCA0" w14:textId="77777777" w:rsidR="00E94B5D" w:rsidRPr="00811A37" w:rsidRDefault="00E94B5D" w:rsidP="00E94B5D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Вера</w:t>
      </w:r>
    </w:p>
    <w:p w14:paraId="70C2DA3B" w14:textId="77777777" w:rsidR="00E94B5D" w:rsidRPr="00811A37" w:rsidRDefault="00E94B5D" w:rsidP="00E94B5D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 xml:space="preserve">Егор </w:t>
      </w:r>
      <w:proofErr w:type="spellStart"/>
      <w:r w:rsidRPr="00811A37">
        <w:rPr>
          <w:sz w:val="22"/>
          <w:szCs w:val="22"/>
        </w:rPr>
        <w:t>Власьевич</w:t>
      </w:r>
      <w:proofErr w:type="spellEnd"/>
      <w:r w:rsidRPr="00811A37">
        <w:rPr>
          <w:sz w:val="22"/>
          <w:szCs w:val="22"/>
        </w:rPr>
        <w:t xml:space="preserve"> сразу же ею займется, как только мы переедем на тот берег. </w:t>
      </w:r>
    </w:p>
    <w:p w14:paraId="7E3B0DE7" w14:textId="77777777" w:rsidR="00E94B5D" w:rsidRPr="00811A37" w:rsidRDefault="00E94B5D" w:rsidP="00E94B5D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Мирра</w:t>
      </w:r>
    </w:p>
    <w:p w14:paraId="3A915C84" w14:textId="77777777" w:rsidR="00E94B5D" w:rsidRPr="00811A37" w:rsidRDefault="00E94B5D" w:rsidP="00E94B5D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 xml:space="preserve">Верочка, но кашель. Ей же может быть плохо. </w:t>
      </w:r>
    </w:p>
    <w:p w14:paraId="759708B2" w14:textId="14728EAA" w:rsidR="00E94B5D" w:rsidRPr="00811A37" w:rsidRDefault="00E94B5D" w:rsidP="00E94B5D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>Вера достает из кармана халата стетоскоп,</w:t>
      </w:r>
      <w:r w:rsidR="0096321A" w:rsidRPr="00811A37">
        <w:rPr>
          <w:sz w:val="22"/>
          <w:szCs w:val="22"/>
        </w:rPr>
        <w:t xml:space="preserve"> </w:t>
      </w:r>
      <w:r w:rsidRPr="00811A37">
        <w:rPr>
          <w:sz w:val="22"/>
          <w:szCs w:val="22"/>
        </w:rPr>
        <w:t xml:space="preserve">быстро надевает, слушает Раечку. </w:t>
      </w:r>
      <w:r w:rsidR="0078718A" w:rsidRPr="00811A37">
        <w:rPr>
          <w:sz w:val="22"/>
          <w:szCs w:val="22"/>
        </w:rPr>
        <w:t>Девочки дышит короткими вдохами. Простукивает грудную клетку.</w:t>
      </w:r>
    </w:p>
    <w:p w14:paraId="3E357F36" w14:textId="77777777" w:rsidR="00E94B5D" w:rsidRPr="00811A37" w:rsidRDefault="00E94B5D" w:rsidP="00E94B5D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Вера</w:t>
      </w:r>
    </w:p>
    <w:p w14:paraId="052904A6" w14:textId="30A89492" w:rsidR="0078718A" w:rsidRPr="00811A37" w:rsidRDefault="0078718A" w:rsidP="0078718A">
      <w:pPr>
        <w:pStyle w:val="aff5"/>
        <w:rPr>
          <w:sz w:val="22"/>
          <w:szCs w:val="22"/>
        </w:rPr>
      </w:pPr>
      <w:r w:rsidRPr="00811A37">
        <w:rPr>
          <w:sz w:val="22"/>
          <w:szCs w:val="22"/>
        </w:rPr>
        <w:t>(врёт)</w:t>
      </w:r>
    </w:p>
    <w:p w14:paraId="255E1FB3" w14:textId="520BCEBC" w:rsidR="00E94B5D" w:rsidRPr="00811A37" w:rsidRDefault="0078718A" w:rsidP="00E94B5D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Пока ничего страшного---</w:t>
      </w:r>
    </w:p>
    <w:p w14:paraId="26F2CAC7" w14:textId="77777777" w:rsidR="00E94B5D" w:rsidRPr="00811A37" w:rsidRDefault="00E94B5D" w:rsidP="00E94B5D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Мирра</w:t>
      </w:r>
    </w:p>
    <w:p w14:paraId="4B5A0956" w14:textId="77777777" w:rsidR="00E94B5D" w:rsidRPr="00811A37" w:rsidRDefault="00E94B5D" w:rsidP="00E94B5D">
      <w:pPr>
        <w:pStyle w:val="aff5"/>
        <w:rPr>
          <w:sz w:val="22"/>
          <w:szCs w:val="22"/>
        </w:rPr>
      </w:pPr>
      <w:r w:rsidRPr="00811A37">
        <w:rPr>
          <w:sz w:val="22"/>
          <w:szCs w:val="22"/>
        </w:rPr>
        <w:t>(с недоверием)</w:t>
      </w:r>
    </w:p>
    <w:p w14:paraId="5825084D" w14:textId="50725CDE" w:rsidR="00E94B5D" w:rsidRPr="00811A37" w:rsidRDefault="0078718A" w:rsidP="00E94B5D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Нет, ну вы слышите, как она дышит?</w:t>
      </w:r>
      <w:r w:rsidR="00E94B5D" w:rsidRPr="00811A37">
        <w:rPr>
          <w:sz w:val="22"/>
          <w:szCs w:val="22"/>
        </w:rPr>
        <w:t xml:space="preserve">! </w:t>
      </w:r>
      <w:r w:rsidRPr="00811A37">
        <w:rPr>
          <w:sz w:val="22"/>
          <w:szCs w:val="22"/>
        </w:rPr>
        <w:t>Нужен прокол! После прокола Рая дышит хорошо!</w:t>
      </w:r>
    </w:p>
    <w:p w14:paraId="1FBC4692" w14:textId="77777777" w:rsidR="00E94B5D" w:rsidRPr="00811A37" w:rsidRDefault="00E94B5D" w:rsidP="00E94B5D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Вера</w:t>
      </w:r>
    </w:p>
    <w:p w14:paraId="7A005877" w14:textId="77777777" w:rsidR="00F3043E" w:rsidRPr="00811A37" w:rsidRDefault="00E94B5D" w:rsidP="00E94B5D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 xml:space="preserve">Мирра, вы же знаете, проколы делает только </w:t>
      </w:r>
      <w:proofErr w:type="spellStart"/>
      <w:r w:rsidRPr="00811A37">
        <w:rPr>
          <w:sz w:val="22"/>
          <w:szCs w:val="22"/>
        </w:rPr>
        <w:t>Кайранский</w:t>
      </w:r>
      <w:proofErr w:type="spellEnd"/>
      <w:r w:rsidR="00F3043E" w:rsidRPr="00811A37">
        <w:rPr>
          <w:sz w:val="22"/>
          <w:szCs w:val="22"/>
        </w:rPr>
        <w:t>, я лишь помогаю----</w:t>
      </w:r>
    </w:p>
    <w:p w14:paraId="7BEA1029" w14:textId="77777777" w:rsidR="00F3043E" w:rsidRPr="00811A37" w:rsidRDefault="00F3043E" w:rsidP="00F3043E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Мирра</w:t>
      </w:r>
    </w:p>
    <w:p w14:paraId="3CE9A489" w14:textId="4F9580BC" w:rsidR="00F3043E" w:rsidRPr="00811A37" w:rsidRDefault="00F3043E" w:rsidP="00E94B5D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Но вы же обучались, Верочка---</w:t>
      </w:r>
    </w:p>
    <w:p w14:paraId="6E8A7E2F" w14:textId="373FBF0B" w:rsidR="00F3043E" w:rsidRPr="00811A37" w:rsidRDefault="00F3043E" w:rsidP="00F3043E">
      <w:pPr>
        <w:pStyle w:val="aff3"/>
        <w:rPr>
          <w:sz w:val="22"/>
          <w:szCs w:val="22"/>
        </w:rPr>
      </w:pPr>
      <w:r w:rsidRPr="00811A37">
        <w:rPr>
          <w:sz w:val="22"/>
          <w:szCs w:val="22"/>
        </w:rPr>
        <w:t>ВЕРА</w:t>
      </w:r>
    </w:p>
    <w:p w14:paraId="14EC054A" w14:textId="2F9E8057" w:rsidR="00E94B5D" w:rsidRPr="00811A37" w:rsidRDefault="0078718A" w:rsidP="00E94B5D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Мирра! Два курса я обучалась! Успокойтесь, с</w:t>
      </w:r>
      <w:r w:rsidR="00E94B5D" w:rsidRPr="00811A37">
        <w:rPr>
          <w:sz w:val="22"/>
          <w:szCs w:val="22"/>
        </w:rPr>
        <w:t>ейчас лёгкие относительно чистые</w:t>
      </w:r>
      <w:r w:rsidRPr="00811A37">
        <w:rPr>
          <w:sz w:val="22"/>
          <w:szCs w:val="22"/>
        </w:rPr>
        <w:t>--</w:t>
      </w:r>
    </w:p>
    <w:p w14:paraId="7EB08A50" w14:textId="77777777" w:rsidR="0078718A" w:rsidRPr="00811A37" w:rsidRDefault="00E94B5D" w:rsidP="00E94B5D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 xml:space="preserve">Кто-то окрикивает Веру. </w:t>
      </w:r>
    </w:p>
    <w:p w14:paraId="0C3C7C46" w14:textId="77777777" w:rsidR="0078718A" w:rsidRPr="00811A37" w:rsidRDefault="0078718A" w:rsidP="0078718A">
      <w:pPr>
        <w:pStyle w:val="aff3"/>
        <w:rPr>
          <w:sz w:val="22"/>
          <w:szCs w:val="22"/>
        </w:rPr>
      </w:pPr>
      <w:r w:rsidRPr="00811A37">
        <w:rPr>
          <w:sz w:val="22"/>
          <w:szCs w:val="22"/>
        </w:rPr>
        <w:t>ВЕРА</w:t>
      </w:r>
    </w:p>
    <w:p w14:paraId="2643A5CD" w14:textId="291ED4F7" w:rsidR="0078718A" w:rsidRPr="00811A37" w:rsidRDefault="0078718A" w:rsidP="0078718A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Извините---</w:t>
      </w:r>
    </w:p>
    <w:p w14:paraId="3D93AED7" w14:textId="24983832" w:rsidR="00E94B5D" w:rsidRPr="00811A37" w:rsidRDefault="00E94B5D" w:rsidP="00E94B5D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>Извинившись, она спешит сквозь людей к зовущему.</w:t>
      </w:r>
    </w:p>
    <w:p w14:paraId="6AEEDFAA" w14:textId="00BF07C5" w:rsidR="00E94B5D" w:rsidRPr="00811A37" w:rsidRDefault="00E94B5D" w:rsidP="00E94B5D">
      <w:pPr>
        <w:pStyle w:val="aff2"/>
        <w:rPr>
          <w:sz w:val="22"/>
          <w:szCs w:val="22"/>
        </w:rPr>
      </w:pPr>
      <w:r w:rsidRPr="00811A37">
        <w:rPr>
          <w:sz w:val="22"/>
          <w:szCs w:val="22"/>
        </w:rPr>
        <w:t xml:space="preserve">1-3.НАТ. </w:t>
      </w:r>
      <w:r w:rsidR="004E5167" w:rsidRPr="00811A37">
        <w:rPr>
          <w:sz w:val="22"/>
          <w:szCs w:val="22"/>
        </w:rPr>
        <w:t>У КОМЕНДАТУРЫ (ЦЕНТРАЛЬНАЯ ПЛОЩАДЬ)</w:t>
      </w:r>
      <w:r w:rsidRPr="00811A37">
        <w:rPr>
          <w:sz w:val="22"/>
          <w:szCs w:val="22"/>
        </w:rPr>
        <w:t xml:space="preserve">. </w:t>
      </w:r>
      <w:r w:rsidR="00ED1083" w:rsidRPr="00811A37">
        <w:rPr>
          <w:sz w:val="22"/>
          <w:szCs w:val="22"/>
        </w:rPr>
        <w:t>НОЧЬ.</w:t>
      </w:r>
    </w:p>
    <w:p w14:paraId="0A05DAC3" w14:textId="1EDCD91B" w:rsidR="00E94B5D" w:rsidRPr="00811A37" w:rsidRDefault="00E94B5D" w:rsidP="00E94B5D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 xml:space="preserve">Типичная площадь в областном городе: бюст Ленина на пьедестале, на заднем плане купол церкви без крестов. Над зданием горсовета гордо реет красный флаг. </w:t>
      </w:r>
    </w:p>
    <w:p w14:paraId="1DA617E0" w14:textId="77777777" w:rsidR="00E94B5D" w:rsidRPr="00811A37" w:rsidRDefault="00E94B5D" w:rsidP="00E94B5D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lastRenderedPageBreak/>
        <w:t xml:space="preserve">На столбах на площади висят репродукторы, из которых доносится голос диктора: «На подступах к столице Красная Армия дает врагу решительный отпор». </w:t>
      </w:r>
    </w:p>
    <w:p w14:paraId="07EEA639" w14:textId="77777777" w:rsidR="00E94B5D" w:rsidRPr="00811A37" w:rsidRDefault="00E94B5D" w:rsidP="00E94B5D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 xml:space="preserve">На радио никто не обращает внимания. По площади бегут люди, тащат вещи, едут телеги и коляски, укомплектованные пожитками. Люди убегают в сторону Волги. Машины, повозки, пешие – все плотным потоком двигаются в сторону реки, подгоняемые периодическими взрывами. </w:t>
      </w:r>
    </w:p>
    <w:p w14:paraId="696B94DF" w14:textId="22C21F67" w:rsidR="00E94B5D" w:rsidRPr="00811A37" w:rsidRDefault="00E94B5D" w:rsidP="00E94B5D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 xml:space="preserve">Около здания внушительных размеров афиша с роковой красавицей: «КИРА ЛАНСКАЯ в роли </w:t>
      </w:r>
      <w:r w:rsidR="00070628" w:rsidRPr="00811A37">
        <w:rPr>
          <w:sz w:val="22"/>
          <w:szCs w:val="22"/>
        </w:rPr>
        <w:t>Дездемоны</w:t>
      </w:r>
      <w:r w:rsidRPr="00811A37">
        <w:rPr>
          <w:sz w:val="22"/>
          <w:szCs w:val="22"/>
        </w:rPr>
        <w:t>». У афиши полностью загруженная полуторка: в кузове сидят актеры и сотрудники театра</w:t>
      </w:r>
      <w:r w:rsidR="00BC164A" w:rsidRPr="00811A37">
        <w:rPr>
          <w:sz w:val="22"/>
          <w:szCs w:val="22"/>
        </w:rPr>
        <w:t xml:space="preserve"> – ЛИДИЯ ГРИГОРЬЕВНА – костюмер</w:t>
      </w:r>
      <w:r w:rsidRPr="00811A37">
        <w:rPr>
          <w:sz w:val="22"/>
          <w:szCs w:val="22"/>
        </w:rPr>
        <w:t xml:space="preserve">, торчат куски декораций. Все вопросительно смотрят на ВЕРЕЩАГИНА, директора театра, крепкого мужика колхозного вида. </w:t>
      </w:r>
    </w:p>
    <w:p w14:paraId="5F3B29BE" w14:textId="77777777" w:rsidR="00E94B5D" w:rsidRPr="00811A37" w:rsidRDefault="00E94B5D" w:rsidP="00E94B5D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Верещагин</w:t>
      </w:r>
    </w:p>
    <w:p w14:paraId="7BBD4C17" w14:textId="77777777" w:rsidR="00E94B5D" w:rsidRPr="00811A37" w:rsidRDefault="00E94B5D" w:rsidP="00E94B5D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Придется без них ехать, видимо.</w:t>
      </w:r>
    </w:p>
    <w:p w14:paraId="5A395265" w14:textId="641AD30B" w:rsidR="00BC164A" w:rsidRPr="00811A37" w:rsidRDefault="00BC164A" w:rsidP="00BC164A">
      <w:pPr>
        <w:pStyle w:val="aff3"/>
        <w:rPr>
          <w:sz w:val="22"/>
          <w:szCs w:val="22"/>
        </w:rPr>
      </w:pPr>
      <w:r w:rsidRPr="00811A37">
        <w:rPr>
          <w:sz w:val="22"/>
          <w:szCs w:val="22"/>
        </w:rPr>
        <w:t>ЛИДИЯ ГРИГОРЬЕВНА</w:t>
      </w:r>
    </w:p>
    <w:p w14:paraId="6AD3E965" w14:textId="5F9D5405" w:rsidR="00BC164A" w:rsidRPr="00811A37" w:rsidRDefault="00BC164A" w:rsidP="00E94B5D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Давай уже, командуй! Время всем было назначено!</w:t>
      </w:r>
    </w:p>
    <w:p w14:paraId="281D080A" w14:textId="0E300D9C" w:rsidR="00E94B5D" w:rsidRPr="00811A37" w:rsidRDefault="00BC164A" w:rsidP="00E94B5D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>Верещагин стучит по крыше кабины, как вдруг в кузове</w:t>
      </w:r>
      <w:r w:rsidR="00E94B5D" w:rsidRPr="00811A37">
        <w:rPr>
          <w:sz w:val="22"/>
          <w:szCs w:val="22"/>
        </w:rPr>
        <w:t xml:space="preserve"> вскакивает один из актеров. </w:t>
      </w:r>
    </w:p>
    <w:p w14:paraId="7CCA40DE" w14:textId="77777777" w:rsidR="00E94B5D" w:rsidRPr="00811A37" w:rsidRDefault="00E94B5D" w:rsidP="00E94B5D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Актер</w:t>
      </w:r>
    </w:p>
    <w:p w14:paraId="762791A9" w14:textId="77777777" w:rsidR="00E94B5D" w:rsidRPr="00811A37" w:rsidRDefault="00E94B5D" w:rsidP="00E94B5D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 xml:space="preserve">Никитич, смотри, Винокуров! </w:t>
      </w:r>
    </w:p>
    <w:p w14:paraId="670BFAC0" w14:textId="5647D5A0" w:rsidR="00E94B5D" w:rsidRPr="00811A37" w:rsidRDefault="00E94B5D" w:rsidP="00E94B5D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>Все смотрят в направлении, указанном актером. Через толпу пробирается ВИКТОР ВИНОКУРОВ, интеллигентный мужчина в хорошем костюме</w:t>
      </w:r>
      <w:r w:rsidR="00ED1083" w:rsidRPr="00811A37">
        <w:rPr>
          <w:sz w:val="22"/>
          <w:szCs w:val="22"/>
        </w:rPr>
        <w:t xml:space="preserve"> и пальто с меховым воротником. Он растрёпан, пуговицы пиджака застёгнуты неправильно, один манжет торчит, второй спрятан</w:t>
      </w:r>
      <w:r w:rsidRPr="00811A37">
        <w:rPr>
          <w:sz w:val="22"/>
          <w:szCs w:val="22"/>
        </w:rPr>
        <w:t xml:space="preserve">. Винокуров подбегает к грузовику. </w:t>
      </w:r>
    </w:p>
    <w:p w14:paraId="519F896A" w14:textId="77777777" w:rsidR="00E94B5D" w:rsidRPr="00811A37" w:rsidRDefault="00E94B5D" w:rsidP="00E94B5D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Верещагин</w:t>
      </w:r>
    </w:p>
    <w:p w14:paraId="70679666" w14:textId="77777777" w:rsidR="00E94B5D" w:rsidRPr="00811A37" w:rsidRDefault="00E94B5D" w:rsidP="00E94B5D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Виктор, наконец-то! Где Кира?</w:t>
      </w:r>
    </w:p>
    <w:p w14:paraId="5101C0AA" w14:textId="77777777" w:rsidR="00E94B5D" w:rsidRPr="00811A37" w:rsidRDefault="00E94B5D" w:rsidP="00E94B5D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 xml:space="preserve">Винокуров мотает головой. По грузовику прокатывается ропот: не может быть! </w:t>
      </w:r>
    </w:p>
    <w:p w14:paraId="4B490C1B" w14:textId="77777777" w:rsidR="00E94B5D" w:rsidRPr="00811A37" w:rsidRDefault="00E94B5D" w:rsidP="00E94B5D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Винокуров</w:t>
      </w:r>
    </w:p>
    <w:p w14:paraId="4C623330" w14:textId="478418AA" w:rsidR="00E94B5D" w:rsidRPr="00811A37" w:rsidRDefault="00E94B5D" w:rsidP="00E94B5D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 xml:space="preserve">Сегодня ночью. Тушила </w:t>
      </w:r>
      <w:r w:rsidR="00C56790" w:rsidRPr="00811A37">
        <w:rPr>
          <w:sz w:val="22"/>
          <w:szCs w:val="22"/>
        </w:rPr>
        <w:t>зажигалки</w:t>
      </w:r>
      <w:r w:rsidRPr="00811A37">
        <w:rPr>
          <w:sz w:val="22"/>
          <w:szCs w:val="22"/>
        </w:rPr>
        <w:t xml:space="preserve"> на крыше. </w:t>
      </w:r>
    </w:p>
    <w:p w14:paraId="08703382" w14:textId="77777777" w:rsidR="00BB3E12" w:rsidRPr="00811A37" w:rsidRDefault="00E94B5D" w:rsidP="00BB3E12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>Винокуров сдерживает подступающий к горлу ком.</w:t>
      </w:r>
    </w:p>
    <w:p w14:paraId="5374C031" w14:textId="77777777" w:rsidR="00BB3E12" w:rsidRPr="00811A37" w:rsidRDefault="00BB3E12" w:rsidP="00BB3E12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Верещагин</w:t>
      </w:r>
    </w:p>
    <w:p w14:paraId="40FDF9F5" w14:textId="77777777" w:rsidR="00BB3E12" w:rsidRPr="00811A37" w:rsidRDefault="00BB3E12" w:rsidP="00BB3E12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Чтоб их, сволочей. Такой талант!</w:t>
      </w:r>
    </w:p>
    <w:p w14:paraId="6A6B03E4" w14:textId="77777777" w:rsidR="00BB3E12" w:rsidRPr="00811A37" w:rsidRDefault="00BB3E12" w:rsidP="00BB3E12">
      <w:pPr>
        <w:pStyle w:val="aff5"/>
        <w:rPr>
          <w:sz w:val="22"/>
          <w:szCs w:val="22"/>
        </w:rPr>
      </w:pPr>
      <w:r w:rsidRPr="00811A37">
        <w:rPr>
          <w:sz w:val="22"/>
          <w:szCs w:val="22"/>
        </w:rPr>
        <w:t>(протягивая руку Винокурову)</w:t>
      </w:r>
    </w:p>
    <w:p w14:paraId="7EDCA3E1" w14:textId="6D4B26AE" w:rsidR="00BB3E12" w:rsidRPr="00811A37" w:rsidRDefault="00BB3E12" w:rsidP="00BB3E12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 xml:space="preserve">Мы </w:t>
      </w:r>
      <w:r w:rsidR="00C56790" w:rsidRPr="00811A37">
        <w:rPr>
          <w:sz w:val="22"/>
          <w:szCs w:val="22"/>
        </w:rPr>
        <w:t>вас</w:t>
      </w:r>
      <w:r w:rsidRPr="00811A37">
        <w:rPr>
          <w:sz w:val="22"/>
          <w:szCs w:val="22"/>
        </w:rPr>
        <w:t xml:space="preserve"> поддержим всем коллективом, забирай</w:t>
      </w:r>
      <w:r w:rsidR="00C56790" w:rsidRPr="00811A37">
        <w:rPr>
          <w:sz w:val="22"/>
          <w:szCs w:val="22"/>
        </w:rPr>
        <w:t>тесь</w:t>
      </w:r>
      <w:r w:rsidRPr="00811A37">
        <w:rPr>
          <w:sz w:val="22"/>
          <w:szCs w:val="22"/>
        </w:rPr>
        <w:t xml:space="preserve">, надо спешить. </w:t>
      </w:r>
    </w:p>
    <w:p w14:paraId="3A4DAF91" w14:textId="71283267" w:rsidR="00BB3E12" w:rsidRPr="00811A37" w:rsidRDefault="00BB3E12" w:rsidP="00BB3E12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>Где-то раздаётся взрыв, все инстинктивно пригибаются. Лидия Григорьевна выбирается, прихватив своё барахло.</w:t>
      </w:r>
    </w:p>
    <w:p w14:paraId="6F14467D" w14:textId="77777777" w:rsidR="00BB3E12" w:rsidRPr="00811A37" w:rsidRDefault="00BB3E12" w:rsidP="00BB3E12">
      <w:pPr>
        <w:pStyle w:val="aff3"/>
        <w:rPr>
          <w:sz w:val="22"/>
          <w:szCs w:val="22"/>
        </w:rPr>
      </w:pPr>
      <w:r w:rsidRPr="00811A37">
        <w:rPr>
          <w:sz w:val="22"/>
          <w:szCs w:val="22"/>
        </w:rPr>
        <w:t>ЛИДИЯ ГРИГОРЬЕВНА</w:t>
      </w:r>
    </w:p>
    <w:p w14:paraId="6E5287EF" w14:textId="4AC1C3C1" w:rsidR="00E94B5D" w:rsidRPr="00811A37" w:rsidRDefault="00BB3E12" w:rsidP="00BB3E12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 xml:space="preserve">Ну вас к чёрту, я пешком пойду. </w:t>
      </w:r>
    </w:p>
    <w:p w14:paraId="7DA4BD67" w14:textId="77777777" w:rsidR="00E94B5D" w:rsidRPr="00811A37" w:rsidRDefault="00E94B5D" w:rsidP="00E94B5D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lastRenderedPageBreak/>
        <w:t>Винокуров</w:t>
      </w:r>
    </w:p>
    <w:p w14:paraId="340325F5" w14:textId="77777777" w:rsidR="00E94B5D" w:rsidRPr="00811A37" w:rsidRDefault="00E94B5D" w:rsidP="00E94B5D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Езжайте. Я похороню Киру и как-нибудь выберусь.</w:t>
      </w:r>
    </w:p>
    <w:p w14:paraId="77D4067C" w14:textId="77777777" w:rsidR="00E94B5D" w:rsidRPr="00811A37" w:rsidRDefault="00E94B5D" w:rsidP="00E94B5D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Верещагин</w:t>
      </w:r>
    </w:p>
    <w:p w14:paraId="1C09C520" w14:textId="3CD4CAE6" w:rsidR="00E94B5D" w:rsidRPr="00811A37" w:rsidRDefault="00C56790" w:rsidP="00E94B5D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 xml:space="preserve">Как вы </w:t>
      </w:r>
      <w:proofErr w:type="spellStart"/>
      <w:r w:rsidRPr="00811A37">
        <w:rPr>
          <w:sz w:val="22"/>
          <w:szCs w:val="22"/>
        </w:rPr>
        <w:t>выберетсь</w:t>
      </w:r>
      <w:proofErr w:type="spellEnd"/>
      <w:r w:rsidR="00E94B5D" w:rsidRPr="00811A37">
        <w:rPr>
          <w:sz w:val="22"/>
          <w:szCs w:val="22"/>
        </w:rPr>
        <w:t xml:space="preserve">? Немцы наступают! </w:t>
      </w:r>
    </w:p>
    <w:p w14:paraId="3DDC1CB0" w14:textId="77777777" w:rsidR="00E94B5D" w:rsidRPr="00811A37" w:rsidRDefault="00E94B5D" w:rsidP="00E94B5D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Винокуров</w:t>
      </w:r>
    </w:p>
    <w:p w14:paraId="40457164" w14:textId="77777777" w:rsidR="00E94B5D" w:rsidRPr="00811A37" w:rsidRDefault="00E94B5D" w:rsidP="00E94B5D">
      <w:pPr>
        <w:pStyle w:val="aff5"/>
        <w:rPr>
          <w:sz w:val="22"/>
          <w:szCs w:val="22"/>
        </w:rPr>
      </w:pPr>
      <w:r w:rsidRPr="00811A37">
        <w:rPr>
          <w:sz w:val="22"/>
          <w:szCs w:val="22"/>
        </w:rPr>
        <w:t>(подавлено)</w:t>
      </w:r>
    </w:p>
    <w:p w14:paraId="431BE0EB" w14:textId="4279B29E" w:rsidR="00E94B5D" w:rsidRPr="00811A37" w:rsidRDefault="00E94B5D" w:rsidP="00E94B5D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Что-нибудь придумаю</w:t>
      </w:r>
      <w:r w:rsidR="00ED1083" w:rsidRPr="00811A37">
        <w:rPr>
          <w:sz w:val="22"/>
          <w:szCs w:val="22"/>
        </w:rPr>
        <w:t>---</w:t>
      </w:r>
    </w:p>
    <w:p w14:paraId="1F907E2D" w14:textId="77777777" w:rsidR="00E94B5D" w:rsidRPr="00811A37" w:rsidRDefault="00E94B5D" w:rsidP="00E94B5D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ВЕРЕЩАГИН</w:t>
      </w:r>
    </w:p>
    <w:p w14:paraId="05453FEB" w14:textId="77777777" w:rsidR="00E94B5D" w:rsidRPr="00811A37" w:rsidRDefault="00E94B5D" w:rsidP="00E94B5D">
      <w:pPr>
        <w:pStyle w:val="aff5"/>
        <w:rPr>
          <w:sz w:val="22"/>
          <w:szCs w:val="22"/>
        </w:rPr>
      </w:pPr>
      <w:r w:rsidRPr="00811A37">
        <w:rPr>
          <w:sz w:val="22"/>
          <w:szCs w:val="22"/>
        </w:rPr>
        <w:t>(растерянно)</w:t>
      </w:r>
    </w:p>
    <w:p w14:paraId="4CB1DD5B" w14:textId="77777777" w:rsidR="00E94B5D" w:rsidRPr="00811A37" w:rsidRDefault="00E94B5D" w:rsidP="00E94B5D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Товарищи! Давайте, может, как-то подождём коллегу…</w:t>
      </w:r>
    </w:p>
    <w:p w14:paraId="5E85D4BB" w14:textId="77777777" w:rsidR="00E94B5D" w:rsidRPr="00811A37" w:rsidRDefault="00E94B5D" w:rsidP="00E94B5D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ВИНОКУРОВ</w:t>
      </w:r>
    </w:p>
    <w:p w14:paraId="4F3F009F" w14:textId="77777777" w:rsidR="00E94B5D" w:rsidRPr="00811A37" w:rsidRDefault="00E94B5D" w:rsidP="00E94B5D">
      <w:pPr>
        <w:pStyle w:val="aff5"/>
        <w:rPr>
          <w:sz w:val="22"/>
          <w:szCs w:val="22"/>
        </w:rPr>
      </w:pPr>
      <w:r w:rsidRPr="00811A37">
        <w:rPr>
          <w:sz w:val="22"/>
          <w:szCs w:val="22"/>
        </w:rPr>
        <w:t>(замахав руками)</w:t>
      </w:r>
    </w:p>
    <w:p w14:paraId="3F07A2D0" w14:textId="77777777" w:rsidR="00E94B5D" w:rsidRPr="00811A37" w:rsidRDefault="00E94B5D" w:rsidP="00E94B5D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 xml:space="preserve">Даже не думайте! Фашисты уже на окраине! Нет-нет-нет. </w:t>
      </w:r>
    </w:p>
    <w:p w14:paraId="22FDD13E" w14:textId="77777777" w:rsidR="00E94B5D" w:rsidRPr="00811A37" w:rsidRDefault="00E94B5D" w:rsidP="00E94B5D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 xml:space="preserve">Верещагин с тяжелым сердцем подходит к Винокурову, крепко обнимает. Винокуров не ожидал, сначала отстраняется, а затем делает робкую попытку ответить на объятие. </w:t>
      </w:r>
    </w:p>
    <w:p w14:paraId="7E50FC87" w14:textId="77777777" w:rsidR="00E94B5D" w:rsidRPr="00811A37" w:rsidRDefault="00E94B5D" w:rsidP="00E94B5D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 xml:space="preserve">Верещагин </w:t>
      </w:r>
    </w:p>
    <w:p w14:paraId="03F4D26A" w14:textId="1308810F" w:rsidR="00E94B5D" w:rsidRPr="00811A37" w:rsidRDefault="00E94B5D" w:rsidP="00E94B5D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Береги</w:t>
      </w:r>
      <w:r w:rsidR="00C56790" w:rsidRPr="00811A37">
        <w:rPr>
          <w:sz w:val="22"/>
          <w:szCs w:val="22"/>
        </w:rPr>
        <w:t>те</w:t>
      </w:r>
      <w:r w:rsidRPr="00811A37">
        <w:rPr>
          <w:sz w:val="22"/>
          <w:szCs w:val="22"/>
        </w:rPr>
        <w:t xml:space="preserve"> себя. Это по-мужски. Я бы так же поступил.</w:t>
      </w:r>
    </w:p>
    <w:p w14:paraId="6238DA4A" w14:textId="7A33302D" w:rsidR="00E94B5D" w:rsidRPr="00811A37" w:rsidRDefault="00E94B5D" w:rsidP="00E94B5D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>Винокуров кивает со скорбным видом в подтверждение слов Верещагина.</w:t>
      </w:r>
      <w:r w:rsidR="00ED1083" w:rsidRPr="00811A37">
        <w:rPr>
          <w:sz w:val="22"/>
          <w:szCs w:val="22"/>
        </w:rPr>
        <w:t xml:space="preserve"> Грузовик трогается в сторону моста. Винокуров смотрит вслед уезжающим коллегам.</w:t>
      </w:r>
    </w:p>
    <w:p w14:paraId="79872FC1" w14:textId="45E00190" w:rsidR="00E94B5D" w:rsidRPr="00811A37" w:rsidRDefault="00E94B5D" w:rsidP="00E94B5D">
      <w:pPr>
        <w:pStyle w:val="aff2"/>
        <w:rPr>
          <w:sz w:val="22"/>
          <w:szCs w:val="22"/>
        </w:rPr>
      </w:pPr>
      <w:r w:rsidRPr="00811A37">
        <w:rPr>
          <w:sz w:val="22"/>
          <w:szCs w:val="22"/>
        </w:rPr>
        <w:t>1-</w:t>
      </w:r>
      <w:proofErr w:type="gramStart"/>
      <w:r w:rsidRPr="00811A37">
        <w:rPr>
          <w:sz w:val="22"/>
          <w:szCs w:val="22"/>
        </w:rPr>
        <w:t>4.НАТ</w:t>
      </w:r>
      <w:proofErr w:type="gramEnd"/>
      <w:r w:rsidRPr="00811A37">
        <w:rPr>
          <w:sz w:val="22"/>
          <w:szCs w:val="22"/>
        </w:rPr>
        <w:t>./ ИНТ.ШКОЛА №6.СПОРТЗАЛ.УТРО.</w:t>
      </w:r>
    </w:p>
    <w:p w14:paraId="559A6491" w14:textId="77777777" w:rsidR="0062593E" w:rsidRPr="00811A37" w:rsidRDefault="0062593E" w:rsidP="0062593E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>Во двор школы въезжает сильно потрёпанный ГАЗ-АА. Первым его видит Домка, который продолжает сидеть на шведской стенке.</w:t>
      </w:r>
    </w:p>
    <w:p w14:paraId="1F11043E" w14:textId="77777777" w:rsidR="0062593E" w:rsidRPr="00811A37" w:rsidRDefault="0062593E" w:rsidP="0062593E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ДОМКА</w:t>
      </w:r>
    </w:p>
    <w:p w14:paraId="26059C10" w14:textId="77777777" w:rsidR="0062593E" w:rsidRPr="00811A37" w:rsidRDefault="0062593E" w:rsidP="0062593E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 xml:space="preserve">Мама! </w:t>
      </w:r>
      <w:proofErr w:type="spellStart"/>
      <w:r w:rsidRPr="00811A37">
        <w:rPr>
          <w:sz w:val="22"/>
          <w:szCs w:val="22"/>
        </w:rPr>
        <w:t>Ма</w:t>
      </w:r>
      <w:proofErr w:type="spellEnd"/>
      <w:r w:rsidRPr="00811A37">
        <w:rPr>
          <w:sz w:val="22"/>
          <w:szCs w:val="22"/>
        </w:rPr>
        <w:t xml:space="preserve">! Приехали! </w:t>
      </w:r>
    </w:p>
    <w:p w14:paraId="4040D147" w14:textId="34CBF7AE" w:rsidR="0062593E" w:rsidRPr="00811A37" w:rsidRDefault="00ED1083" w:rsidP="0062593E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>Люди – кто дремал, кто сидел в ожидании, начинают шевелиться</w:t>
      </w:r>
      <w:r w:rsidR="00287E49" w:rsidRPr="00811A37">
        <w:rPr>
          <w:sz w:val="22"/>
          <w:szCs w:val="22"/>
        </w:rPr>
        <w:t>, подниматься.</w:t>
      </w:r>
      <w:r w:rsidRPr="00811A37">
        <w:rPr>
          <w:sz w:val="22"/>
          <w:szCs w:val="22"/>
        </w:rPr>
        <w:t xml:space="preserve"> Вера, которая чуть вздремнула в углу, быстро вскакивает, хватает швабру, к которой привязан белый флаг с красным крестом, бежит к выходу, раздавай на ходу указания.</w:t>
      </w:r>
    </w:p>
    <w:p w14:paraId="11A964DE" w14:textId="77777777" w:rsidR="0062593E" w:rsidRPr="00811A37" w:rsidRDefault="0062593E" w:rsidP="0062593E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ВЕРА</w:t>
      </w:r>
    </w:p>
    <w:p w14:paraId="2A8F447C" w14:textId="77777777" w:rsidR="0062593E" w:rsidRPr="00811A37" w:rsidRDefault="0062593E" w:rsidP="0062593E">
      <w:pPr>
        <w:pStyle w:val="aff5"/>
        <w:rPr>
          <w:sz w:val="22"/>
          <w:szCs w:val="22"/>
        </w:rPr>
      </w:pPr>
      <w:r w:rsidRPr="00811A37">
        <w:rPr>
          <w:sz w:val="22"/>
          <w:szCs w:val="22"/>
        </w:rPr>
        <w:t>(Тёте Фене)</w:t>
      </w:r>
    </w:p>
    <w:p w14:paraId="5543067D" w14:textId="3F2D39A0" w:rsidR="0062593E" w:rsidRPr="00811A37" w:rsidRDefault="00ED1083" w:rsidP="0062593E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Тётя Феня, в</w:t>
      </w:r>
      <w:r w:rsidR="0062593E" w:rsidRPr="00811A37">
        <w:rPr>
          <w:sz w:val="22"/>
          <w:szCs w:val="22"/>
        </w:rPr>
        <w:t>ыводите детей и женщин.</w:t>
      </w:r>
      <w:r w:rsidR="00287E49" w:rsidRPr="00811A37">
        <w:rPr>
          <w:sz w:val="22"/>
          <w:szCs w:val="22"/>
        </w:rPr>
        <w:t xml:space="preserve"> Возьмите Домку!</w:t>
      </w:r>
    </w:p>
    <w:p w14:paraId="075CC128" w14:textId="77777777" w:rsidR="0062593E" w:rsidRPr="00811A37" w:rsidRDefault="0062593E" w:rsidP="0062593E">
      <w:pPr>
        <w:pStyle w:val="aff5"/>
        <w:rPr>
          <w:sz w:val="22"/>
          <w:szCs w:val="22"/>
        </w:rPr>
      </w:pPr>
      <w:r w:rsidRPr="00811A37">
        <w:rPr>
          <w:sz w:val="22"/>
          <w:szCs w:val="22"/>
        </w:rPr>
        <w:t>(Морозову)</w:t>
      </w:r>
    </w:p>
    <w:p w14:paraId="0C6AC38C" w14:textId="5E46725F" w:rsidR="0062593E" w:rsidRPr="00811A37" w:rsidRDefault="00ED1083" w:rsidP="0062593E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Морозов, в</w:t>
      </w:r>
      <w:r w:rsidR="0062593E" w:rsidRPr="00811A37">
        <w:rPr>
          <w:sz w:val="22"/>
          <w:szCs w:val="22"/>
        </w:rPr>
        <w:t>ы с помощниками выносите лежачих.</w:t>
      </w:r>
    </w:p>
    <w:p w14:paraId="29645A9D" w14:textId="77777777" w:rsidR="00F3043E" w:rsidRPr="00811A37" w:rsidRDefault="00F3043E" w:rsidP="00F3043E">
      <w:pPr>
        <w:pStyle w:val="aff2"/>
        <w:rPr>
          <w:sz w:val="22"/>
          <w:szCs w:val="22"/>
        </w:rPr>
      </w:pPr>
      <w:r w:rsidRPr="00811A37">
        <w:rPr>
          <w:sz w:val="22"/>
          <w:szCs w:val="22"/>
        </w:rPr>
        <w:t>1-</w:t>
      </w:r>
      <w:proofErr w:type="gramStart"/>
      <w:r w:rsidRPr="00811A37">
        <w:rPr>
          <w:sz w:val="22"/>
          <w:szCs w:val="22"/>
        </w:rPr>
        <w:t>5.НАТ.ШКОЛЬНЫЙ</w:t>
      </w:r>
      <w:proofErr w:type="gramEnd"/>
      <w:r w:rsidRPr="00811A37">
        <w:rPr>
          <w:sz w:val="22"/>
          <w:szCs w:val="22"/>
        </w:rPr>
        <w:t xml:space="preserve"> ДВОР.УТРО.</w:t>
      </w:r>
    </w:p>
    <w:p w14:paraId="09F5120E" w14:textId="77777777" w:rsidR="00F3043E" w:rsidRPr="00811A37" w:rsidRDefault="00F3043E" w:rsidP="00F3043E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 xml:space="preserve">Из дверей школы выбегает Вера. Где-то раздаётся сильный взрыв, Вера инстинктивно пригибается. Из кузова грузовика мужчина в форме </w:t>
      </w:r>
      <w:r w:rsidRPr="00811A37">
        <w:rPr>
          <w:sz w:val="22"/>
          <w:szCs w:val="22"/>
        </w:rPr>
        <w:lastRenderedPageBreak/>
        <w:t xml:space="preserve">вытаскивает раненых, сначала одного, потом второго, и укладывает их на землю. </w:t>
      </w:r>
    </w:p>
    <w:p w14:paraId="19C24E79" w14:textId="77777777" w:rsidR="00F3043E" w:rsidRPr="00811A37" w:rsidRDefault="00F3043E" w:rsidP="00F3043E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 xml:space="preserve">Вера </w:t>
      </w:r>
    </w:p>
    <w:p w14:paraId="4E4931F3" w14:textId="26B3FACF" w:rsidR="00F3043E" w:rsidRPr="00811A37" w:rsidRDefault="00287E49" w:rsidP="00287E49">
      <w:pPr>
        <w:pStyle w:val="aff5"/>
        <w:rPr>
          <w:sz w:val="22"/>
          <w:szCs w:val="22"/>
        </w:rPr>
      </w:pPr>
      <w:r w:rsidRPr="00811A37">
        <w:rPr>
          <w:sz w:val="22"/>
          <w:szCs w:val="22"/>
        </w:rPr>
        <w:t>(себе)</w:t>
      </w:r>
    </w:p>
    <w:p w14:paraId="453906F8" w14:textId="68E72682" w:rsidR="00287E49" w:rsidRPr="00811A37" w:rsidRDefault="00287E49" w:rsidP="00F3043E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Чего он их вытаскивает?</w:t>
      </w:r>
    </w:p>
    <w:p w14:paraId="26A2B38A" w14:textId="372B6113" w:rsidR="00287E49" w:rsidRPr="00811A37" w:rsidRDefault="00287E49" w:rsidP="00287E49">
      <w:pPr>
        <w:pStyle w:val="aff5"/>
        <w:rPr>
          <w:sz w:val="22"/>
          <w:szCs w:val="22"/>
        </w:rPr>
      </w:pPr>
      <w:r w:rsidRPr="00811A37">
        <w:rPr>
          <w:sz w:val="22"/>
          <w:szCs w:val="22"/>
        </w:rPr>
        <w:t>(сбегает с крыльца)</w:t>
      </w:r>
    </w:p>
    <w:p w14:paraId="77070AF5" w14:textId="4B855743" w:rsidR="00287E49" w:rsidRPr="00811A37" w:rsidRDefault="00287E49" w:rsidP="00F3043E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Вы зачем их вытаскиваете, эй?</w:t>
      </w:r>
    </w:p>
    <w:p w14:paraId="690E27BE" w14:textId="4053F6AB" w:rsidR="00F3043E" w:rsidRPr="00811A37" w:rsidRDefault="00F3043E" w:rsidP="00F3043E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 xml:space="preserve">Вера сбегает с крыльца и подбегает ближе. </w:t>
      </w:r>
    </w:p>
    <w:p w14:paraId="5F179683" w14:textId="77777777" w:rsidR="00F3043E" w:rsidRPr="00811A37" w:rsidRDefault="00F3043E" w:rsidP="00F3043E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Сухохлебов</w:t>
      </w:r>
    </w:p>
    <w:p w14:paraId="26F60E69" w14:textId="77777777" w:rsidR="00F3043E" w:rsidRPr="00811A37" w:rsidRDefault="00F3043E" w:rsidP="00F3043E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 xml:space="preserve">Принимай раненых, сестричка. </w:t>
      </w:r>
    </w:p>
    <w:p w14:paraId="48939E6C" w14:textId="77777777" w:rsidR="00F3043E" w:rsidRPr="00811A37" w:rsidRDefault="00F3043E" w:rsidP="00F3043E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Вера</w:t>
      </w:r>
    </w:p>
    <w:p w14:paraId="62316BA0" w14:textId="77777777" w:rsidR="00F3043E" w:rsidRPr="00811A37" w:rsidRDefault="00F3043E" w:rsidP="00F3043E">
      <w:pPr>
        <w:pStyle w:val="aff5"/>
        <w:rPr>
          <w:sz w:val="22"/>
          <w:szCs w:val="22"/>
        </w:rPr>
      </w:pPr>
      <w:r w:rsidRPr="00811A37">
        <w:rPr>
          <w:sz w:val="22"/>
          <w:szCs w:val="22"/>
        </w:rPr>
        <w:t>(почти командует)</w:t>
      </w:r>
    </w:p>
    <w:p w14:paraId="1CFAC387" w14:textId="77777777" w:rsidR="00F3043E" w:rsidRPr="00811A37" w:rsidRDefault="00F3043E" w:rsidP="00F3043E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 xml:space="preserve">Да вы что! У нас врача нет! Загружайте обратно, вместе с остальными. </w:t>
      </w:r>
    </w:p>
    <w:p w14:paraId="5B2BC2D2" w14:textId="77777777" w:rsidR="00F3043E" w:rsidRPr="00811A37" w:rsidRDefault="00F3043E" w:rsidP="00F3043E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Сухохлебов</w:t>
      </w:r>
    </w:p>
    <w:p w14:paraId="38DDD5A5" w14:textId="77777777" w:rsidR="00F3043E" w:rsidRPr="00811A37" w:rsidRDefault="00F3043E" w:rsidP="00F3043E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 xml:space="preserve">С какими остальными? </w:t>
      </w:r>
    </w:p>
    <w:p w14:paraId="3159EF3D" w14:textId="77777777" w:rsidR="00F3043E" w:rsidRPr="00811A37" w:rsidRDefault="00F3043E" w:rsidP="00F3043E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>Вера все еще держится за иллюзию.</w:t>
      </w:r>
    </w:p>
    <w:p w14:paraId="623BB7E5" w14:textId="77777777" w:rsidR="00F3043E" w:rsidRPr="00811A37" w:rsidRDefault="00F3043E" w:rsidP="00F3043E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 xml:space="preserve">Вера </w:t>
      </w:r>
    </w:p>
    <w:p w14:paraId="280AC9FF" w14:textId="77777777" w:rsidR="00F3043E" w:rsidRPr="00811A37" w:rsidRDefault="00F3043E" w:rsidP="00F3043E">
      <w:pPr>
        <w:pStyle w:val="aff5"/>
        <w:rPr>
          <w:sz w:val="22"/>
          <w:szCs w:val="22"/>
        </w:rPr>
      </w:pPr>
      <w:r w:rsidRPr="00811A37">
        <w:rPr>
          <w:sz w:val="22"/>
          <w:szCs w:val="22"/>
        </w:rPr>
        <w:t>(твердо)</w:t>
      </w:r>
    </w:p>
    <w:p w14:paraId="40F41480" w14:textId="77777777" w:rsidR="00F3043E" w:rsidRPr="00811A37" w:rsidRDefault="00F3043E" w:rsidP="00F3043E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 xml:space="preserve">Вы же за нами приехали, раненых эвакуировать? Ну, </w:t>
      </w:r>
      <w:proofErr w:type="spellStart"/>
      <w:r w:rsidRPr="00811A37">
        <w:rPr>
          <w:sz w:val="22"/>
          <w:szCs w:val="22"/>
        </w:rPr>
        <w:t>Кайранский</w:t>
      </w:r>
      <w:proofErr w:type="spellEnd"/>
      <w:r w:rsidRPr="00811A37">
        <w:rPr>
          <w:sz w:val="22"/>
          <w:szCs w:val="22"/>
        </w:rPr>
        <w:t xml:space="preserve"> же за вами ходил? </w:t>
      </w:r>
    </w:p>
    <w:p w14:paraId="6EC35CAC" w14:textId="77777777" w:rsidR="00F3043E" w:rsidRPr="00811A37" w:rsidRDefault="00F3043E" w:rsidP="00F3043E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Сухохлебов</w:t>
      </w:r>
    </w:p>
    <w:p w14:paraId="57C71B15" w14:textId="77777777" w:rsidR="00F3043E" w:rsidRPr="00811A37" w:rsidRDefault="00F3043E" w:rsidP="00F3043E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Нет. Я их подобрал по дороге, а теперь мне на передовую.</w:t>
      </w:r>
    </w:p>
    <w:p w14:paraId="0C66E45A" w14:textId="77777777" w:rsidR="00F3043E" w:rsidRPr="00811A37" w:rsidRDefault="00F3043E" w:rsidP="00F3043E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Вера</w:t>
      </w:r>
    </w:p>
    <w:p w14:paraId="6252FD80" w14:textId="75CDFD85" w:rsidR="00F3043E" w:rsidRPr="00811A37" w:rsidRDefault="00CD0C1E" w:rsidP="00F3043E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Мы ждём транспорт! У нас ещё не всю больницу вывезли!</w:t>
      </w:r>
    </w:p>
    <w:p w14:paraId="24D4092B" w14:textId="77777777" w:rsidR="00F3043E" w:rsidRPr="00811A37" w:rsidRDefault="00F3043E" w:rsidP="00F3043E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 xml:space="preserve">И тут взгляд Веры падает на раненых… </w:t>
      </w:r>
    </w:p>
    <w:p w14:paraId="75707F26" w14:textId="77777777" w:rsidR="00F3043E" w:rsidRPr="00811A37" w:rsidRDefault="00F3043E" w:rsidP="00F3043E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Вера</w:t>
      </w:r>
    </w:p>
    <w:p w14:paraId="77CACE69" w14:textId="77777777" w:rsidR="00F3043E" w:rsidRPr="00811A37" w:rsidRDefault="00F3043E" w:rsidP="00F3043E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 xml:space="preserve">Нет! Нет, нет, нет! Егор </w:t>
      </w:r>
      <w:proofErr w:type="spellStart"/>
      <w:r w:rsidRPr="00811A37">
        <w:rPr>
          <w:sz w:val="22"/>
          <w:szCs w:val="22"/>
        </w:rPr>
        <w:t>Власьич</w:t>
      </w:r>
      <w:proofErr w:type="spellEnd"/>
      <w:r w:rsidRPr="00811A37">
        <w:rPr>
          <w:sz w:val="22"/>
          <w:szCs w:val="22"/>
        </w:rPr>
        <w:t>…</w:t>
      </w:r>
    </w:p>
    <w:p w14:paraId="3A5D8ADB" w14:textId="77777777" w:rsidR="00F3043E" w:rsidRPr="00811A37" w:rsidRDefault="00F3043E" w:rsidP="00F3043E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 xml:space="preserve">Вера подбегает к одному из раненых и падает на колени рядом с ним. </w:t>
      </w:r>
      <w:proofErr w:type="spellStart"/>
      <w:r w:rsidRPr="00811A37">
        <w:rPr>
          <w:sz w:val="22"/>
          <w:szCs w:val="22"/>
        </w:rPr>
        <w:t>Кайранский</w:t>
      </w:r>
      <w:proofErr w:type="spellEnd"/>
      <w:r w:rsidRPr="00811A37">
        <w:rPr>
          <w:sz w:val="22"/>
          <w:szCs w:val="22"/>
        </w:rPr>
        <w:t xml:space="preserve"> лежит не земле. В районе живота кровавое пятно.</w:t>
      </w:r>
    </w:p>
    <w:p w14:paraId="31A4BF03" w14:textId="02FB3097" w:rsidR="00F3043E" w:rsidRPr="00811A37" w:rsidRDefault="00F3043E" w:rsidP="00F3043E">
      <w:pPr>
        <w:pStyle w:val="aff4"/>
        <w:rPr>
          <w:sz w:val="22"/>
          <w:szCs w:val="22"/>
        </w:rPr>
      </w:pPr>
      <w:proofErr w:type="spellStart"/>
      <w:r w:rsidRPr="00811A37">
        <w:rPr>
          <w:sz w:val="22"/>
          <w:szCs w:val="22"/>
        </w:rPr>
        <w:t>Сухохлебов</w:t>
      </w:r>
      <w:proofErr w:type="spellEnd"/>
      <w:r w:rsidRPr="00811A37">
        <w:rPr>
          <w:sz w:val="22"/>
          <w:szCs w:val="22"/>
        </w:rPr>
        <w:t xml:space="preserve"> забирает документы МАРУСИ (18), раненной девушки, которую он привёз. Половина лица у неё в крови и грязи, рваные раны на руках. </w:t>
      </w:r>
    </w:p>
    <w:p w14:paraId="1840AC8F" w14:textId="77777777" w:rsidR="00F3043E" w:rsidRPr="00811A37" w:rsidRDefault="00F3043E" w:rsidP="00F3043E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 xml:space="preserve">Вера проверяет пульс </w:t>
      </w:r>
      <w:proofErr w:type="spellStart"/>
      <w:r w:rsidRPr="00811A37">
        <w:rPr>
          <w:sz w:val="22"/>
          <w:szCs w:val="22"/>
        </w:rPr>
        <w:t>Кайранскому</w:t>
      </w:r>
      <w:proofErr w:type="spellEnd"/>
      <w:r w:rsidRPr="00811A37">
        <w:rPr>
          <w:sz w:val="22"/>
          <w:szCs w:val="22"/>
        </w:rPr>
        <w:t xml:space="preserve">, пытается прослушать сердцебиение, но тот уже давно умер. </w:t>
      </w:r>
    </w:p>
    <w:p w14:paraId="0428B4F5" w14:textId="77777777" w:rsidR="00F3043E" w:rsidRPr="00811A37" w:rsidRDefault="00F3043E" w:rsidP="00F3043E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СУХОХЛЕБОВ</w:t>
      </w:r>
    </w:p>
    <w:p w14:paraId="28B2C7AA" w14:textId="77777777" w:rsidR="00F3043E" w:rsidRPr="00811A37" w:rsidRDefault="00F3043E" w:rsidP="00F3043E">
      <w:pPr>
        <w:pStyle w:val="aff5"/>
        <w:rPr>
          <w:sz w:val="22"/>
          <w:szCs w:val="22"/>
        </w:rPr>
      </w:pPr>
      <w:r w:rsidRPr="00811A37">
        <w:rPr>
          <w:sz w:val="22"/>
          <w:szCs w:val="22"/>
        </w:rPr>
        <w:t>(Вере)</w:t>
      </w:r>
    </w:p>
    <w:p w14:paraId="6DA2821F" w14:textId="77777777" w:rsidR="00F3043E" w:rsidRPr="00811A37" w:rsidRDefault="00F3043E" w:rsidP="00F3043E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Девчонку переодень, форму сожги.</w:t>
      </w:r>
    </w:p>
    <w:p w14:paraId="0E66D667" w14:textId="77777777" w:rsidR="00F3043E" w:rsidRPr="00811A37" w:rsidRDefault="00F3043E" w:rsidP="00F3043E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 xml:space="preserve">Вера бросается к Марусе, но увидев, что </w:t>
      </w:r>
      <w:proofErr w:type="spellStart"/>
      <w:r w:rsidRPr="00811A37">
        <w:rPr>
          <w:sz w:val="22"/>
          <w:szCs w:val="22"/>
        </w:rPr>
        <w:t>Сухохлебов</w:t>
      </w:r>
      <w:proofErr w:type="spellEnd"/>
      <w:r w:rsidRPr="00811A37">
        <w:rPr>
          <w:sz w:val="22"/>
          <w:szCs w:val="22"/>
        </w:rPr>
        <w:t xml:space="preserve"> запрыгивает в кабину и трогается – срывается с места наперерез.</w:t>
      </w:r>
    </w:p>
    <w:p w14:paraId="1A3BD9B4" w14:textId="77777777" w:rsidR="00F3043E" w:rsidRPr="00811A37" w:rsidRDefault="00F3043E" w:rsidP="00F3043E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lastRenderedPageBreak/>
        <w:t>ВЕРА</w:t>
      </w:r>
    </w:p>
    <w:p w14:paraId="051B8F48" w14:textId="77777777" w:rsidR="00F3043E" w:rsidRPr="00811A37" w:rsidRDefault="00F3043E" w:rsidP="00F3043E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 xml:space="preserve">Стойте! </w:t>
      </w:r>
    </w:p>
    <w:p w14:paraId="0D547C2D" w14:textId="77777777" w:rsidR="00F3043E" w:rsidRPr="00811A37" w:rsidRDefault="00F3043E" w:rsidP="00F3043E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СУХОХЛЕБОВ</w:t>
      </w:r>
    </w:p>
    <w:p w14:paraId="7D2C749B" w14:textId="77777777" w:rsidR="00F3043E" w:rsidRPr="00811A37" w:rsidRDefault="00F3043E" w:rsidP="00F3043E">
      <w:pPr>
        <w:pStyle w:val="aff5"/>
        <w:rPr>
          <w:sz w:val="22"/>
          <w:szCs w:val="22"/>
        </w:rPr>
      </w:pPr>
      <w:r w:rsidRPr="00811A37">
        <w:rPr>
          <w:sz w:val="22"/>
          <w:szCs w:val="22"/>
        </w:rPr>
        <w:t>(чуть не сбив Веру)</w:t>
      </w:r>
    </w:p>
    <w:p w14:paraId="2D82493C" w14:textId="77777777" w:rsidR="00F3043E" w:rsidRPr="00811A37" w:rsidRDefault="00F3043E" w:rsidP="00F3043E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Твою мать, дура!</w:t>
      </w:r>
    </w:p>
    <w:p w14:paraId="7A403E10" w14:textId="77777777" w:rsidR="00F3043E" w:rsidRPr="00811A37" w:rsidRDefault="00F3043E" w:rsidP="00F3043E">
      <w:pPr>
        <w:pStyle w:val="aff4"/>
        <w:rPr>
          <w:sz w:val="22"/>
          <w:szCs w:val="22"/>
        </w:rPr>
      </w:pPr>
      <w:proofErr w:type="spellStart"/>
      <w:r w:rsidRPr="00811A37">
        <w:rPr>
          <w:sz w:val="22"/>
          <w:szCs w:val="22"/>
        </w:rPr>
        <w:t>Сухохлебов</w:t>
      </w:r>
      <w:proofErr w:type="spellEnd"/>
      <w:r w:rsidRPr="00811A37">
        <w:rPr>
          <w:sz w:val="22"/>
          <w:szCs w:val="22"/>
        </w:rPr>
        <w:t xml:space="preserve"> выскакивает из машины. Вера хватает его за руку и тащит к больнице.</w:t>
      </w:r>
    </w:p>
    <w:p w14:paraId="0D99DFA8" w14:textId="77777777" w:rsidR="00F3043E" w:rsidRPr="00811A37" w:rsidRDefault="00F3043E" w:rsidP="00F3043E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ВЕРА</w:t>
      </w:r>
    </w:p>
    <w:p w14:paraId="6325DC9D" w14:textId="77777777" w:rsidR="00F3043E" w:rsidRPr="00811A37" w:rsidRDefault="00F3043E" w:rsidP="00F3043E">
      <w:pPr>
        <w:pStyle w:val="aff5"/>
        <w:rPr>
          <w:sz w:val="22"/>
          <w:szCs w:val="22"/>
        </w:rPr>
      </w:pPr>
      <w:r w:rsidRPr="00811A37">
        <w:rPr>
          <w:sz w:val="22"/>
          <w:szCs w:val="22"/>
        </w:rPr>
        <w:t>(отчаянно, почти кричит)</w:t>
      </w:r>
    </w:p>
    <w:p w14:paraId="3E8D4FCC" w14:textId="77777777" w:rsidR="00F3043E" w:rsidRPr="00811A37" w:rsidRDefault="00F3043E" w:rsidP="00F3043E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Не смейте бросать нас! У нас раненые! Много раненых! Нас надо эвакуировать! Вы должны немедленно всех до одного увезти!</w:t>
      </w:r>
    </w:p>
    <w:p w14:paraId="4E3B1A01" w14:textId="77777777" w:rsidR="00F3043E" w:rsidRPr="00811A37" w:rsidRDefault="00F3043E" w:rsidP="00F3043E">
      <w:pPr>
        <w:pStyle w:val="aff4"/>
        <w:rPr>
          <w:sz w:val="22"/>
          <w:szCs w:val="22"/>
        </w:rPr>
      </w:pPr>
      <w:proofErr w:type="spellStart"/>
      <w:r w:rsidRPr="00811A37">
        <w:rPr>
          <w:sz w:val="22"/>
          <w:szCs w:val="22"/>
        </w:rPr>
        <w:t>Сухохлебов</w:t>
      </w:r>
      <w:proofErr w:type="spellEnd"/>
      <w:r w:rsidRPr="00811A37">
        <w:rPr>
          <w:sz w:val="22"/>
          <w:szCs w:val="22"/>
        </w:rPr>
        <w:t xml:space="preserve"> вырывает свою руку и строго громко командует.</w:t>
      </w:r>
    </w:p>
    <w:p w14:paraId="4C616A7C" w14:textId="77777777" w:rsidR="00F3043E" w:rsidRPr="00811A37" w:rsidRDefault="00F3043E" w:rsidP="00F3043E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СУХОХЛЕБОВ</w:t>
      </w:r>
    </w:p>
    <w:p w14:paraId="503EF3E2" w14:textId="77777777" w:rsidR="00F3043E" w:rsidRPr="00811A37" w:rsidRDefault="00F3043E" w:rsidP="00F3043E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Отставить! Фамилия, имя, должность, звание.</w:t>
      </w:r>
    </w:p>
    <w:p w14:paraId="1A1F00F7" w14:textId="77777777" w:rsidR="00F3043E" w:rsidRPr="00811A37" w:rsidRDefault="00F3043E" w:rsidP="00F3043E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>Вера, опешив, вытягивается по струнке.</w:t>
      </w:r>
    </w:p>
    <w:p w14:paraId="3274D1BB" w14:textId="77777777" w:rsidR="00F3043E" w:rsidRPr="00811A37" w:rsidRDefault="00F3043E" w:rsidP="00F3043E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ВЕРА</w:t>
      </w:r>
    </w:p>
    <w:p w14:paraId="469ED025" w14:textId="3EBDCD29" w:rsidR="00F3043E" w:rsidRPr="00811A37" w:rsidRDefault="00F3043E" w:rsidP="00F3043E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 xml:space="preserve">Вера Трешникова, медицинская сестра </w:t>
      </w:r>
      <w:r w:rsidR="00B91197" w:rsidRPr="00811A37">
        <w:rPr>
          <w:sz w:val="22"/>
          <w:szCs w:val="22"/>
        </w:rPr>
        <w:t>госпиталя</w:t>
      </w:r>
      <w:r w:rsidRPr="00811A37">
        <w:rPr>
          <w:sz w:val="22"/>
          <w:szCs w:val="22"/>
        </w:rPr>
        <w:t xml:space="preserve"> 14-91.</w:t>
      </w:r>
    </w:p>
    <w:p w14:paraId="55A3F3C8" w14:textId="77777777" w:rsidR="00F3043E" w:rsidRPr="00811A37" w:rsidRDefault="00F3043E" w:rsidP="00F3043E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СУХОХЛЕБОВ</w:t>
      </w:r>
    </w:p>
    <w:p w14:paraId="0DCC1F6B" w14:textId="77777777" w:rsidR="00F3043E" w:rsidRPr="00811A37" w:rsidRDefault="00F3043E" w:rsidP="00F3043E">
      <w:pPr>
        <w:pStyle w:val="aff5"/>
        <w:rPr>
          <w:sz w:val="22"/>
          <w:szCs w:val="22"/>
        </w:rPr>
      </w:pPr>
      <w:r w:rsidRPr="00811A37">
        <w:rPr>
          <w:sz w:val="22"/>
          <w:szCs w:val="22"/>
        </w:rPr>
        <w:t>(козырнув)</w:t>
      </w:r>
    </w:p>
    <w:p w14:paraId="6ADE0497" w14:textId="50F9EFFD" w:rsidR="00F3043E" w:rsidRPr="00811A37" w:rsidRDefault="00CD0C1E" w:rsidP="00F3043E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Капитан</w:t>
      </w:r>
      <w:r w:rsidR="00F3043E" w:rsidRPr="00811A37">
        <w:rPr>
          <w:sz w:val="22"/>
          <w:szCs w:val="22"/>
        </w:rPr>
        <w:t xml:space="preserve"> Красной Армии </w:t>
      </w:r>
      <w:proofErr w:type="spellStart"/>
      <w:r w:rsidR="00F3043E" w:rsidRPr="00811A37">
        <w:rPr>
          <w:sz w:val="22"/>
          <w:szCs w:val="22"/>
        </w:rPr>
        <w:t>Сухохлебов</w:t>
      </w:r>
      <w:proofErr w:type="spellEnd"/>
      <w:r w:rsidR="00F3043E" w:rsidRPr="00811A37">
        <w:rPr>
          <w:sz w:val="22"/>
          <w:szCs w:val="22"/>
        </w:rPr>
        <w:t>. Слушай внимательно, Вера Трешникова. Мост взорвали. Дороги из города больше нет. А теперь ты приступаешь к своим прямым обязанностям – та девчонка ещё жива.</w:t>
      </w:r>
    </w:p>
    <w:p w14:paraId="626301F3" w14:textId="77777777" w:rsidR="00F3043E" w:rsidRPr="00811A37" w:rsidRDefault="00F3043E" w:rsidP="00F3043E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 xml:space="preserve">Пока </w:t>
      </w:r>
      <w:proofErr w:type="spellStart"/>
      <w:r w:rsidRPr="00811A37">
        <w:rPr>
          <w:sz w:val="22"/>
          <w:szCs w:val="22"/>
        </w:rPr>
        <w:t>Сухохлебов</w:t>
      </w:r>
      <w:proofErr w:type="spellEnd"/>
      <w:r w:rsidRPr="00811A37">
        <w:rPr>
          <w:sz w:val="22"/>
          <w:szCs w:val="22"/>
        </w:rPr>
        <w:t xml:space="preserve"> говорит, глаза Веры наполняются </w:t>
      </w:r>
      <w:proofErr w:type="gramStart"/>
      <w:r w:rsidRPr="00811A37">
        <w:rPr>
          <w:sz w:val="22"/>
          <w:szCs w:val="22"/>
        </w:rPr>
        <w:t>слезами</w:t>
      </w:r>
      <w:proofErr w:type="gramEnd"/>
      <w:r w:rsidRPr="00811A37">
        <w:rPr>
          <w:sz w:val="22"/>
          <w:szCs w:val="22"/>
        </w:rPr>
        <w:t xml:space="preserve"> и она беззвучно машет головой.</w:t>
      </w:r>
    </w:p>
    <w:p w14:paraId="0B4EB31A" w14:textId="77777777" w:rsidR="00F3043E" w:rsidRPr="00811A37" w:rsidRDefault="00F3043E" w:rsidP="00F3043E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ВЕРА</w:t>
      </w:r>
    </w:p>
    <w:p w14:paraId="6539AE88" w14:textId="77777777" w:rsidR="00F3043E" w:rsidRPr="00811A37" w:rsidRDefault="00F3043E" w:rsidP="00F3043E">
      <w:pPr>
        <w:pStyle w:val="aff5"/>
        <w:rPr>
          <w:sz w:val="22"/>
          <w:szCs w:val="22"/>
        </w:rPr>
      </w:pPr>
      <w:r w:rsidRPr="00811A37">
        <w:rPr>
          <w:sz w:val="22"/>
          <w:szCs w:val="22"/>
        </w:rPr>
        <w:t>(чуть слышно, глотает ртом воздух)</w:t>
      </w:r>
    </w:p>
    <w:p w14:paraId="70E9792F" w14:textId="77777777" w:rsidR="00F3043E" w:rsidRPr="00811A37" w:rsidRDefault="00F3043E" w:rsidP="00F3043E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Я не могу, я не умею, я не врач…</w:t>
      </w:r>
    </w:p>
    <w:p w14:paraId="47DB01DA" w14:textId="77777777" w:rsidR="00F3043E" w:rsidRPr="00811A37" w:rsidRDefault="00F3043E" w:rsidP="00F3043E">
      <w:pPr>
        <w:pStyle w:val="aff4"/>
        <w:rPr>
          <w:sz w:val="22"/>
          <w:szCs w:val="22"/>
        </w:rPr>
      </w:pPr>
      <w:proofErr w:type="spellStart"/>
      <w:r w:rsidRPr="00811A37">
        <w:rPr>
          <w:sz w:val="22"/>
          <w:szCs w:val="22"/>
        </w:rPr>
        <w:t>Сухохлебов</w:t>
      </w:r>
      <w:proofErr w:type="spellEnd"/>
      <w:r w:rsidRPr="00811A37">
        <w:rPr>
          <w:sz w:val="22"/>
          <w:szCs w:val="22"/>
        </w:rPr>
        <w:t xml:space="preserve"> явно не готов к женским истерикам.</w:t>
      </w:r>
    </w:p>
    <w:p w14:paraId="37E2D2C0" w14:textId="77777777" w:rsidR="00F3043E" w:rsidRPr="00811A37" w:rsidRDefault="00F3043E" w:rsidP="00F3043E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СУХОХЛЕБОВ</w:t>
      </w:r>
    </w:p>
    <w:p w14:paraId="13BBDF54" w14:textId="7983D1E4" w:rsidR="00F3043E" w:rsidRPr="00811A37" w:rsidRDefault="00F3043E" w:rsidP="00F3043E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 xml:space="preserve">Отставить реветь. Где врач? </w:t>
      </w:r>
    </w:p>
    <w:p w14:paraId="2973493F" w14:textId="77777777" w:rsidR="00F3043E" w:rsidRPr="00811A37" w:rsidRDefault="00F3043E" w:rsidP="00F3043E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 xml:space="preserve">Вера показывает на труп </w:t>
      </w:r>
      <w:proofErr w:type="spellStart"/>
      <w:r w:rsidRPr="00811A37">
        <w:rPr>
          <w:sz w:val="22"/>
          <w:szCs w:val="22"/>
        </w:rPr>
        <w:t>Кайранского</w:t>
      </w:r>
      <w:proofErr w:type="spellEnd"/>
      <w:r w:rsidRPr="00811A37">
        <w:rPr>
          <w:sz w:val="22"/>
          <w:szCs w:val="22"/>
        </w:rPr>
        <w:t xml:space="preserve">. </w:t>
      </w:r>
      <w:proofErr w:type="spellStart"/>
      <w:r w:rsidRPr="00811A37">
        <w:rPr>
          <w:sz w:val="22"/>
          <w:szCs w:val="22"/>
        </w:rPr>
        <w:t>Сухохлебов</w:t>
      </w:r>
      <w:proofErr w:type="spellEnd"/>
      <w:r w:rsidRPr="00811A37">
        <w:rPr>
          <w:sz w:val="22"/>
          <w:szCs w:val="22"/>
        </w:rPr>
        <w:t xml:space="preserve"> не ожидал такого поворота.</w:t>
      </w:r>
    </w:p>
    <w:p w14:paraId="46CDC469" w14:textId="77777777" w:rsidR="00F3043E" w:rsidRPr="00811A37" w:rsidRDefault="00F3043E" w:rsidP="00F3043E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СУХОХЛЕБОВ</w:t>
      </w:r>
    </w:p>
    <w:p w14:paraId="5EF4D7C5" w14:textId="77777777" w:rsidR="00F3043E" w:rsidRPr="00811A37" w:rsidRDefault="00F3043E" w:rsidP="00177F07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Больше врачей нет? Медперсонал опытный есть?</w:t>
      </w:r>
    </w:p>
    <w:p w14:paraId="7206826C" w14:textId="352A5587" w:rsidR="00F3043E" w:rsidRPr="00811A37" w:rsidRDefault="00F3043E" w:rsidP="00F3043E">
      <w:pPr>
        <w:pStyle w:val="aff5"/>
        <w:rPr>
          <w:sz w:val="22"/>
          <w:szCs w:val="22"/>
        </w:rPr>
      </w:pPr>
      <w:r w:rsidRPr="00811A37">
        <w:rPr>
          <w:sz w:val="22"/>
          <w:szCs w:val="22"/>
        </w:rPr>
        <w:lastRenderedPageBreak/>
        <w:t>(Вера</w:t>
      </w:r>
      <w:r w:rsidR="00177F07" w:rsidRPr="00811A37">
        <w:rPr>
          <w:sz w:val="22"/>
          <w:szCs w:val="22"/>
        </w:rPr>
        <w:t xml:space="preserve"> отрицательно</w:t>
      </w:r>
      <w:r w:rsidRPr="00811A37">
        <w:rPr>
          <w:sz w:val="22"/>
          <w:szCs w:val="22"/>
        </w:rPr>
        <w:t xml:space="preserve"> качает головой) </w:t>
      </w:r>
    </w:p>
    <w:p w14:paraId="7EC64B9D" w14:textId="77777777" w:rsidR="00F3043E" w:rsidRPr="00811A37" w:rsidRDefault="00F3043E" w:rsidP="00F3043E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Значит, принимай должность.</w:t>
      </w:r>
    </w:p>
    <w:p w14:paraId="184FB2E9" w14:textId="77777777" w:rsidR="00F3043E" w:rsidRPr="00811A37" w:rsidRDefault="00F3043E" w:rsidP="00F3043E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ВЕРА</w:t>
      </w:r>
    </w:p>
    <w:p w14:paraId="448F4546" w14:textId="77777777" w:rsidR="00F3043E" w:rsidRPr="00811A37" w:rsidRDefault="00F3043E" w:rsidP="00F3043E">
      <w:pPr>
        <w:pStyle w:val="aff5"/>
        <w:rPr>
          <w:sz w:val="22"/>
          <w:szCs w:val="22"/>
        </w:rPr>
      </w:pPr>
      <w:r w:rsidRPr="00811A37">
        <w:rPr>
          <w:sz w:val="22"/>
          <w:szCs w:val="22"/>
        </w:rPr>
        <w:t>(не скрывая слёз)</w:t>
      </w:r>
    </w:p>
    <w:p w14:paraId="476163D9" w14:textId="77777777" w:rsidR="00F3043E" w:rsidRPr="00811A37" w:rsidRDefault="00F3043E" w:rsidP="00F3043E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Останьтесь с нами, нас защищать некому. Пожалуйста, не бросайте…</w:t>
      </w:r>
    </w:p>
    <w:p w14:paraId="48B5B5F2" w14:textId="68804E52" w:rsidR="00177F07" w:rsidRPr="00811A37" w:rsidRDefault="00177F07" w:rsidP="00177F07">
      <w:pPr>
        <w:pStyle w:val="aff3"/>
        <w:rPr>
          <w:sz w:val="22"/>
          <w:szCs w:val="22"/>
        </w:rPr>
      </w:pPr>
      <w:r w:rsidRPr="00811A37">
        <w:rPr>
          <w:sz w:val="22"/>
          <w:szCs w:val="22"/>
        </w:rPr>
        <w:t>СУХОХЛЕБОВ</w:t>
      </w:r>
    </w:p>
    <w:p w14:paraId="2C3B36F4" w14:textId="48E7892C" w:rsidR="00177F07" w:rsidRPr="00811A37" w:rsidRDefault="00177F07" w:rsidP="00177F07">
      <w:pPr>
        <w:pStyle w:val="aff5"/>
        <w:rPr>
          <w:sz w:val="22"/>
          <w:szCs w:val="22"/>
        </w:rPr>
      </w:pPr>
      <w:r w:rsidRPr="00811A37">
        <w:rPr>
          <w:sz w:val="22"/>
          <w:szCs w:val="22"/>
        </w:rPr>
        <w:t>(строго)</w:t>
      </w:r>
    </w:p>
    <w:p w14:paraId="3B75F15B" w14:textId="63A49802" w:rsidR="00177F07" w:rsidRPr="00811A37" w:rsidRDefault="00177F07" w:rsidP="00F3043E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Отставить реветь!</w:t>
      </w:r>
    </w:p>
    <w:p w14:paraId="2F79EF73" w14:textId="59192123" w:rsidR="00177F07" w:rsidRPr="00811A37" w:rsidRDefault="00177F07" w:rsidP="00177F07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>Вера не перестаёт.</w:t>
      </w:r>
    </w:p>
    <w:p w14:paraId="16543833" w14:textId="77777777" w:rsidR="00177F07" w:rsidRPr="00811A37" w:rsidRDefault="00177F07" w:rsidP="00177F07">
      <w:pPr>
        <w:pStyle w:val="aff3"/>
        <w:rPr>
          <w:sz w:val="22"/>
          <w:szCs w:val="22"/>
        </w:rPr>
      </w:pPr>
      <w:r w:rsidRPr="00811A37">
        <w:rPr>
          <w:sz w:val="22"/>
          <w:szCs w:val="22"/>
        </w:rPr>
        <w:t>СУХОХЛЕБОВ</w:t>
      </w:r>
    </w:p>
    <w:p w14:paraId="0CD5EE9E" w14:textId="40EABC7B" w:rsidR="00177F07" w:rsidRPr="00811A37" w:rsidRDefault="00177F07" w:rsidP="00177F07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Отставить, я сказал! Тьфу ты, ёб твою мать. Остаться не могу. Доложу о вас, что-нибудь придумаем.</w:t>
      </w:r>
    </w:p>
    <w:p w14:paraId="241980EA" w14:textId="6D52B154" w:rsidR="00177F07" w:rsidRPr="00811A37" w:rsidRDefault="00177F07" w:rsidP="00177F07">
      <w:pPr>
        <w:pStyle w:val="aff5"/>
        <w:rPr>
          <w:sz w:val="22"/>
          <w:szCs w:val="22"/>
        </w:rPr>
      </w:pPr>
      <w:r w:rsidRPr="00811A37">
        <w:rPr>
          <w:sz w:val="22"/>
          <w:szCs w:val="22"/>
        </w:rPr>
        <w:t>(щёлкает Веру по носу)</w:t>
      </w:r>
    </w:p>
    <w:p w14:paraId="2F1E74F1" w14:textId="2CC803DE" w:rsidR="00177F07" w:rsidRPr="00811A37" w:rsidRDefault="00177F07" w:rsidP="00177F07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Давай, Вера Трешникова.</w:t>
      </w:r>
    </w:p>
    <w:p w14:paraId="0BFD9130" w14:textId="4F801B0E" w:rsidR="00F3043E" w:rsidRPr="00811A37" w:rsidRDefault="00177F07" w:rsidP="00F3043E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>Достаёт из кармана ириску, кладёт Вере в нагрудный карман и</w:t>
      </w:r>
      <w:r w:rsidR="00F3043E" w:rsidRPr="00811A37">
        <w:rPr>
          <w:sz w:val="22"/>
          <w:szCs w:val="22"/>
        </w:rPr>
        <w:t xml:space="preserve"> </w:t>
      </w:r>
      <w:r w:rsidRPr="00811A37">
        <w:rPr>
          <w:sz w:val="22"/>
          <w:szCs w:val="22"/>
        </w:rPr>
        <w:t>к</w:t>
      </w:r>
      <w:r w:rsidR="00F3043E" w:rsidRPr="00811A37">
        <w:rPr>
          <w:sz w:val="22"/>
          <w:szCs w:val="22"/>
        </w:rPr>
        <w:t>озырнув, прыгает в машину. На крыльцо школы высыпала вся больница. Вера стоит одна посреди двора на фоне школы, серо-черной толпы и белого флага с красным крестом, глядя вслед уезжающему грузовику.</w:t>
      </w:r>
    </w:p>
    <w:p w14:paraId="19B79E47" w14:textId="77777777" w:rsidR="00F3043E" w:rsidRPr="00811A37" w:rsidRDefault="00F3043E" w:rsidP="00F3043E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>Из покосившегося репродуктора слышны обрывки фраз: «Враг остановлен на подступах …. Несет существенные потери в живой силе и технике... Подбито... Уничтожено... Партизаны, действующие в лесах...”</w:t>
      </w:r>
    </w:p>
    <w:p w14:paraId="1E7E54E7" w14:textId="64C607A6" w:rsidR="004E5167" w:rsidRPr="00811A37" w:rsidRDefault="00F3043E" w:rsidP="00392E96">
      <w:pPr>
        <w:pStyle w:val="aff2"/>
        <w:ind w:left="0" w:firstLine="0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ТИТР: ДОКТОР ВЕР</w:t>
      </w:r>
      <w:r w:rsidR="00392E96" w:rsidRPr="00811A37">
        <w:rPr>
          <w:rFonts w:cs="Courier New"/>
          <w:sz w:val="22"/>
          <w:szCs w:val="22"/>
        </w:rPr>
        <w:t>А</w:t>
      </w:r>
    </w:p>
    <w:p w14:paraId="15D7BEA5" w14:textId="764EA909" w:rsidR="00177F07" w:rsidRPr="00811A37" w:rsidRDefault="00177F07" w:rsidP="00177F07">
      <w:pPr>
        <w:pStyle w:val="aff2"/>
        <w:rPr>
          <w:sz w:val="22"/>
          <w:szCs w:val="22"/>
        </w:rPr>
      </w:pPr>
      <w:r w:rsidRPr="00811A37">
        <w:rPr>
          <w:sz w:val="22"/>
          <w:szCs w:val="22"/>
        </w:rPr>
        <w:t>1-6. ИНТ.ШКОЛА №</w:t>
      </w:r>
      <w:proofErr w:type="gramStart"/>
      <w:r w:rsidRPr="00811A37">
        <w:rPr>
          <w:sz w:val="22"/>
          <w:szCs w:val="22"/>
        </w:rPr>
        <w:t>6.ОПЕРАЦИОННАЯ</w:t>
      </w:r>
      <w:proofErr w:type="gramEnd"/>
      <w:r w:rsidRPr="00811A37">
        <w:rPr>
          <w:sz w:val="22"/>
          <w:szCs w:val="22"/>
        </w:rPr>
        <w:t>.</w:t>
      </w:r>
      <w:r w:rsidR="00392E96" w:rsidRPr="00811A37">
        <w:rPr>
          <w:sz w:val="22"/>
          <w:szCs w:val="22"/>
        </w:rPr>
        <w:t>/ у операционной.</w:t>
      </w:r>
      <w:r w:rsidRPr="00811A37">
        <w:rPr>
          <w:sz w:val="22"/>
          <w:szCs w:val="22"/>
        </w:rPr>
        <w:t>УТРО</w:t>
      </w:r>
    </w:p>
    <w:p w14:paraId="10B96BED" w14:textId="59903F57" w:rsidR="00177F07" w:rsidRPr="00811A37" w:rsidRDefault="00177F07" w:rsidP="00177F07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 xml:space="preserve">Операционная оборудована в медкабинете. Среди плакатов, пропагандирующих здоровье советского школьника, и шкафов с карточками, стоит </w:t>
      </w:r>
      <w:r w:rsidR="00392E96" w:rsidRPr="00811A37">
        <w:rPr>
          <w:sz w:val="22"/>
          <w:szCs w:val="22"/>
        </w:rPr>
        <w:t>операционный стол</w:t>
      </w:r>
      <w:r w:rsidRPr="00811A37">
        <w:rPr>
          <w:sz w:val="22"/>
          <w:szCs w:val="22"/>
        </w:rPr>
        <w:t>. Медицинский светильник один. Окна завалены мешками и матрацами. Несколько карбидных ламп, автоклав.</w:t>
      </w:r>
    </w:p>
    <w:p w14:paraId="346E2E7A" w14:textId="360E4499" w:rsidR="00177F07" w:rsidRPr="00811A37" w:rsidRDefault="00177F07" w:rsidP="00177F07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 xml:space="preserve">Заплаканная Вера и Тетя Феня </w:t>
      </w:r>
      <w:r w:rsidR="00392E96" w:rsidRPr="00811A37">
        <w:rPr>
          <w:sz w:val="22"/>
          <w:szCs w:val="22"/>
        </w:rPr>
        <w:t xml:space="preserve">стоят у операционного стола, на котором лежит Маруся. </w:t>
      </w:r>
      <w:r w:rsidRPr="00811A37">
        <w:rPr>
          <w:sz w:val="22"/>
          <w:szCs w:val="22"/>
        </w:rPr>
        <w:t>Вера растеряна. Тётя Феня шепчет поминальную молитву.</w:t>
      </w:r>
    </w:p>
    <w:p w14:paraId="41FB064B" w14:textId="0376A5B9" w:rsidR="00164BC1" w:rsidRPr="00811A37" w:rsidRDefault="00164BC1" w:rsidP="00164BC1">
      <w:pPr>
        <w:pStyle w:val="aff3"/>
        <w:rPr>
          <w:sz w:val="22"/>
          <w:szCs w:val="22"/>
        </w:rPr>
      </w:pPr>
      <w:r w:rsidRPr="00811A37">
        <w:rPr>
          <w:sz w:val="22"/>
          <w:szCs w:val="22"/>
        </w:rPr>
        <w:t>ТЁТЯ ФЕНЯ</w:t>
      </w:r>
    </w:p>
    <w:p w14:paraId="64B9EA07" w14:textId="46FB24CE" w:rsidR="00164BC1" w:rsidRPr="00811A37" w:rsidRDefault="00164BC1" w:rsidP="00164BC1">
      <w:pPr>
        <w:pStyle w:val="aff6"/>
        <w:rPr>
          <w:sz w:val="22"/>
          <w:szCs w:val="22"/>
        </w:rPr>
      </w:pPr>
      <w:proofErr w:type="spellStart"/>
      <w:proofErr w:type="gramStart"/>
      <w:r w:rsidRPr="00811A37">
        <w:rPr>
          <w:sz w:val="22"/>
          <w:szCs w:val="22"/>
          <w:shd w:val="clear" w:color="auto" w:fill="FFFFFF"/>
        </w:rPr>
        <w:t>Святы́й</w:t>
      </w:r>
      <w:proofErr w:type="spellEnd"/>
      <w:proofErr w:type="gramEnd"/>
      <w:r w:rsidRPr="00811A37">
        <w:rPr>
          <w:sz w:val="22"/>
          <w:szCs w:val="22"/>
          <w:shd w:val="clear" w:color="auto" w:fill="FFFFFF"/>
        </w:rPr>
        <w:t xml:space="preserve"> </w:t>
      </w:r>
      <w:proofErr w:type="spellStart"/>
      <w:r w:rsidRPr="00811A37">
        <w:rPr>
          <w:sz w:val="22"/>
          <w:szCs w:val="22"/>
          <w:shd w:val="clear" w:color="auto" w:fill="FFFFFF"/>
        </w:rPr>
        <w:t>Бо́же</w:t>
      </w:r>
      <w:proofErr w:type="spellEnd"/>
      <w:r w:rsidRPr="00811A37">
        <w:rPr>
          <w:sz w:val="22"/>
          <w:szCs w:val="22"/>
          <w:shd w:val="clear" w:color="auto" w:fill="FFFFFF"/>
        </w:rPr>
        <w:t xml:space="preserve">, </w:t>
      </w:r>
      <w:proofErr w:type="spellStart"/>
      <w:r w:rsidRPr="00811A37">
        <w:rPr>
          <w:sz w:val="22"/>
          <w:szCs w:val="22"/>
          <w:shd w:val="clear" w:color="auto" w:fill="FFFFFF"/>
        </w:rPr>
        <w:t>Святы́й</w:t>
      </w:r>
      <w:proofErr w:type="spellEnd"/>
      <w:r w:rsidRPr="00811A37">
        <w:rPr>
          <w:sz w:val="22"/>
          <w:szCs w:val="22"/>
          <w:shd w:val="clear" w:color="auto" w:fill="FFFFFF"/>
        </w:rPr>
        <w:t xml:space="preserve"> </w:t>
      </w:r>
      <w:proofErr w:type="spellStart"/>
      <w:r w:rsidRPr="00811A37">
        <w:rPr>
          <w:sz w:val="22"/>
          <w:szCs w:val="22"/>
          <w:shd w:val="clear" w:color="auto" w:fill="FFFFFF"/>
        </w:rPr>
        <w:t>Кре́пкий</w:t>
      </w:r>
      <w:proofErr w:type="spellEnd"/>
      <w:r w:rsidRPr="00811A37">
        <w:rPr>
          <w:sz w:val="22"/>
          <w:szCs w:val="22"/>
          <w:shd w:val="clear" w:color="auto" w:fill="FFFFFF"/>
        </w:rPr>
        <w:t xml:space="preserve">, </w:t>
      </w:r>
      <w:proofErr w:type="spellStart"/>
      <w:r w:rsidRPr="00811A37">
        <w:rPr>
          <w:sz w:val="22"/>
          <w:szCs w:val="22"/>
          <w:shd w:val="clear" w:color="auto" w:fill="FFFFFF"/>
        </w:rPr>
        <w:t>Святы́й</w:t>
      </w:r>
      <w:proofErr w:type="spellEnd"/>
      <w:r w:rsidRPr="00811A37">
        <w:rPr>
          <w:sz w:val="22"/>
          <w:szCs w:val="22"/>
          <w:shd w:val="clear" w:color="auto" w:fill="FFFFFF"/>
        </w:rPr>
        <w:t xml:space="preserve"> </w:t>
      </w:r>
      <w:proofErr w:type="spellStart"/>
      <w:r w:rsidRPr="00811A37">
        <w:rPr>
          <w:sz w:val="22"/>
          <w:szCs w:val="22"/>
          <w:shd w:val="clear" w:color="auto" w:fill="FFFFFF"/>
        </w:rPr>
        <w:t>Безсме́ртный</w:t>
      </w:r>
      <w:proofErr w:type="spellEnd"/>
      <w:r w:rsidRPr="00811A37">
        <w:rPr>
          <w:sz w:val="22"/>
          <w:szCs w:val="22"/>
          <w:shd w:val="clear" w:color="auto" w:fill="FFFFFF"/>
        </w:rPr>
        <w:t xml:space="preserve">, </w:t>
      </w:r>
      <w:proofErr w:type="spellStart"/>
      <w:r w:rsidRPr="00811A37">
        <w:rPr>
          <w:sz w:val="22"/>
          <w:szCs w:val="22"/>
          <w:shd w:val="clear" w:color="auto" w:fill="FFFFFF"/>
        </w:rPr>
        <w:t>поми́луй</w:t>
      </w:r>
      <w:proofErr w:type="spellEnd"/>
      <w:r w:rsidRPr="00811A37">
        <w:rPr>
          <w:sz w:val="22"/>
          <w:szCs w:val="22"/>
          <w:shd w:val="clear" w:color="auto" w:fill="FFFFFF"/>
        </w:rPr>
        <w:t xml:space="preserve"> нас---</w:t>
      </w:r>
    </w:p>
    <w:p w14:paraId="01F9CDD3" w14:textId="77777777" w:rsidR="00177F07" w:rsidRPr="00811A37" w:rsidRDefault="00177F07" w:rsidP="00177F07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 xml:space="preserve">Вера  </w:t>
      </w:r>
    </w:p>
    <w:p w14:paraId="6759C069" w14:textId="77777777" w:rsidR="00177F07" w:rsidRPr="00811A37" w:rsidRDefault="00177F07" w:rsidP="00177F07">
      <w:pPr>
        <w:pStyle w:val="aff5"/>
        <w:rPr>
          <w:sz w:val="22"/>
          <w:szCs w:val="22"/>
        </w:rPr>
      </w:pPr>
      <w:r w:rsidRPr="00811A37">
        <w:rPr>
          <w:sz w:val="22"/>
          <w:szCs w:val="22"/>
        </w:rPr>
        <w:t xml:space="preserve">(сдерживает голос, чтобы не дрожал) </w:t>
      </w:r>
    </w:p>
    <w:p w14:paraId="79377527" w14:textId="77777777" w:rsidR="00177F07" w:rsidRPr="00811A37" w:rsidRDefault="00177F07" w:rsidP="00177F07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 xml:space="preserve">Тётя Феня… Давайте… </w:t>
      </w:r>
    </w:p>
    <w:p w14:paraId="5F96576C" w14:textId="4D3575B9" w:rsidR="00177F07" w:rsidRPr="00811A37" w:rsidRDefault="00177F07" w:rsidP="00177F07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 xml:space="preserve">Вера </w:t>
      </w:r>
      <w:r w:rsidR="00392E96" w:rsidRPr="00811A37">
        <w:rPr>
          <w:sz w:val="22"/>
          <w:szCs w:val="22"/>
        </w:rPr>
        <w:t xml:space="preserve">пытается снять шинель с Маруси, помня слова </w:t>
      </w:r>
      <w:proofErr w:type="spellStart"/>
      <w:r w:rsidR="00392E96" w:rsidRPr="00811A37">
        <w:rPr>
          <w:sz w:val="22"/>
          <w:szCs w:val="22"/>
        </w:rPr>
        <w:t>Сухохлебова</w:t>
      </w:r>
      <w:proofErr w:type="spellEnd"/>
      <w:r w:rsidR="00392E96" w:rsidRPr="00811A37">
        <w:rPr>
          <w:sz w:val="22"/>
          <w:szCs w:val="22"/>
        </w:rPr>
        <w:t>.</w:t>
      </w:r>
    </w:p>
    <w:p w14:paraId="25A4A69F" w14:textId="77777777" w:rsidR="00177F07" w:rsidRPr="00811A37" w:rsidRDefault="00177F07" w:rsidP="00177F07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 xml:space="preserve">Вера </w:t>
      </w:r>
    </w:p>
    <w:p w14:paraId="3898FA2E" w14:textId="77777777" w:rsidR="00177F07" w:rsidRPr="00811A37" w:rsidRDefault="00177F07" w:rsidP="00177F07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 xml:space="preserve">Давайте подготовим пациента. </w:t>
      </w:r>
    </w:p>
    <w:p w14:paraId="5FC27713" w14:textId="3AE7A68C" w:rsidR="00177F07" w:rsidRPr="00811A37" w:rsidRDefault="00177F07" w:rsidP="00177F07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>Но Тётя Феня отодвигает её.</w:t>
      </w:r>
    </w:p>
    <w:p w14:paraId="425EEEDE" w14:textId="77777777" w:rsidR="00177F07" w:rsidRPr="00811A37" w:rsidRDefault="00177F07" w:rsidP="00177F07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lastRenderedPageBreak/>
        <w:t>ТЁТЯ ФЕНЯ</w:t>
      </w:r>
    </w:p>
    <w:p w14:paraId="4EFE81C1" w14:textId="77777777" w:rsidR="00177F07" w:rsidRPr="00811A37" w:rsidRDefault="00177F07" w:rsidP="00177F07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Руки мой, это моя забота.</w:t>
      </w:r>
    </w:p>
    <w:p w14:paraId="14C4B16B" w14:textId="77777777" w:rsidR="00177F07" w:rsidRPr="00811A37" w:rsidRDefault="00177F07" w:rsidP="00177F07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 xml:space="preserve">Вера, послушно кивнув, принимается мыть руки. Из-за двери слышен гул, можно разобрать слова «нарочно отправила обратно», «занимается вредительством», «иуда». Морозов пытается призвать всех к порядку. </w:t>
      </w:r>
    </w:p>
    <w:p w14:paraId="58D7035A" w14:textId="18702D78" w:rsidR="00177F07" w:rsidRPr="00811A37" w:rsidRDefault="00177F07" w:rsidP="00177F07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 xml:space="preserve">МОРОЗОВ </w:t>
      </w:r>
    </w:p>
    <w:p w14:paraId="4BA87759" w14:textId="6875D3FC" w:rsidR="00177F07" w:rsidRPr="00811A37" w:rsidRDefault="00177F07" w:rsidP="00177F07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 xml:space="preserve">Да прекратите вы! </w:t>
      </w:r>
      <w:r w:rsidR="004126D3" w:rsidRPr="00811A37">
        <w:rPr>
          <w:sz w:val="22"/>
          <w:szCs w:val="22"/>
        </w:rPr>
        <w:t>Это, наверное, специальная тактическая операция.</w:t>
      </w:r>
    </w:p>
    <w:p w14:paraId="626609A8" w14:textId="70B018A8" w:rsidR="00164BC1" w:rsidRPr="00811A37" w:rsidRDefault="00164BC1" w:rsidP="004126D3">
      <w:pPr>
        <w:pStyle w:val="aff3"/>
        <w:rPr>
          <w:rFonts w:cs="Courier New"/>
          <w:sz w:val="22"/>
          <w:szCs w:val="22"/>
        </w:rPr>
      </w:pPr>
      <w:r w:rsidRPr="00811A37">
        <w:rPr>
          <w:sz w:val="22"/>
          <w:szCs w:val="22"/>
        </w:rPr>
        <w:t>КОЧКИН</w:t>
      </w:r>
      <w:r w:rsidR="004126D3" w:rsidRPr="00811A37">
        <w:rPr>
          <w:sz w:val="22"/>
          <w:szCs w:val="22"/>
        </w:rPr>
        <w:t xml:space="preserve"> </w:t>
      </w:r>
    </w:p>
    <w:p w14:paraId="05A6CFC6" w14:textId="4826287C" w:rsidR="00164BC1" w:rsidRPr="00811A37" w:rsidRDefault="00164BC1" w:rsidP="00164BC1">
      <w:pPr>
        <w:pStyle w:val="aff6"/>
        <w:rPr>
          <w:sz w:val="22"/>
          <w:szCs w:val="22"/>
        </w:rPr>
      </w:pPr>
      <w:proofErr w:type="spellStart"/>
      <w:r w:rsidRPr="00811A37">
        <w:rPr>
          <w:sz w:val="22"/>
          <w:szCs w:val="22"/>
        </w:rPr>
        <w:t>Чё</w:t>
      </w:r>
      <w:proofErr w:type="spellEnd"/>
      <w:r w:rsidRPr="00811A37">
        <w:rPr>
          <w:sz w:val="22"/>
          <w:szCs w:val="22"/>
        </w:rPr>
        <w:t xml:space="preserve"> ты мелишь? Машина пустая была! Что она ему сказала? Половину б можно было забрать.</w:t>
      </w:r>
    </w:p>
    <w:p w14:paraId="47A50892" w14:textId="0B5267D5" w:rsidR="00164BC1" w:rsidRPr="00811A37" w:rsidRDefault="00164BC1" w:rsidP="004126D3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>Вера, до красна трёт руки, слыша всё, что происходит в коридоре.</w:t>
      </w:r>
    </w:p>
    <w:p w14:paraId="15D0017A" w14:textId="77777777" w:rsidR="00164BC1" w:rsidRPr="00811A37" w:rsidRDefault="00164BC1" w:rsidP="00164BC1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ВЕРА</w:t>
      </w:r>
    </w:p>
    <w:p w14:paraId="2A19F566" w14:textId="5400A0E7" w:rsidR="00164BC1" w:rsidRPr="00811A37" w:rsidRDefault="00164BC1" w:rsidP="00164BC1">
      <w:pPr>
        <w:pStyle w:val="aff5"/>
        <w:rPr>
          <w:sz w:val="22"/>
          <w:szCs w:val="22"/>
        </w:rPr>
      </w:pPr>
      <w:r w:rsidRPr="00811A37">
        <w:rPr>
          <w:sz w:val="22"/>
          <w:szCs w:val="22"/>
        </w:rPr>
        <w:t>(шмыгает носом)</w:t>
      </w:r>
    </w:p>
    <w:p w14:paraId="67D56C93" w14:textId="28F16505" w:rsidR="00164BC1" w:rsidRPr="00811A37" w:rsidRDefault="00164BC1" w:rsidP="00164BC1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 xml:space="preserve">Честное слово, он сам уехал, я его просила, тётя Фенечка--- </w:t>
      </w:r>
    </w:p>
    <w:p w14:paraId="18F78181" w14:textId="70A6F0C2" w:rsidR="00177F07" w:rsidRPr="00811A37" w:rsidRDefault="00177F07" w:rsidP="00177F07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 xml:space="preserve">Тётя </w:t>
      </w:r>
      <w:proofErr w:type="gramStart"/>
      <w:r w:rsidRPr="00811A37">
        <w:rPr>
          <w:sz w:val="22"/>
          <w:szCs w:val="22"/>
        </w:rPr>
        <w:t>Феня  подходит</w:t>
      </w:r>
      <w:proofErr w:type="gramEnd"/>
      <w:r w:rsidRPr="00811A37">
        <w:rPr>
          <w:sz w:val="22"/>
          <w:szCs w:val="22"/>
        </w:rPr>
        <w:t xml:space="preserve"> к двери, выглядывает из операционной.</w:t>
      </w:r>
    </w:p>
    <w:p w14:paraId="6A2FE21D" w14:textId="77777777" w:rsidR="00177F07" w:rsidRPr="00811A37" w:rsidRDefault="00177F07" w:rsidP="00177F07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ТЕТЯ ФЕНЯ</w:t>
      </w:r>
    </w:p>
    <w:p w14:paraId="4A0271D7" w14:textId="77777777" w:rsidR="00177F07" w:rsidRPr="00811A37" w:rsidRDefault="00177F07" w:rsidP="00177F07">
      <w:pPr>
        <w:pStyle w:val="aff5"/>
        <w:rPr>
          <w:sz w:val="22"/>
          <w:szCs w:val="22"/>
        </w:rPr>
      </w:pPr>
      <w:r w:rsidRPr="00811A37">
        <w:rPr>
          <w:sz w:val="22"/>
          <w:szCs w:val="22"/>
        </w:rPr>
        <w:t>(в коридор)</w:t>
      </w:r>
    </w:p>
    <w:p w14:paraId="5AD60FE2" w14:textId="4FC76017" w:rsidR="00177F07" w:rsidRPr="00811A37" w:rsidRDefault="00177F07" w:rsidP="00177F07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Ну-ка брысь все! Устроили тут!</w:t>
      </w:r>
      <w:r w:rsidR="00164BC1" w:rsidRPr="00811A37">
        <w:rPr>
          <w:sz w:val="22"/>
          <w:szCs w:val="22"/>
        </w:rPr>
        <w:t xml:space="preserve"> Кочкин, собака ты поганая, </w:t>
      </w:r>
      <w:proofErr w:type="spellStart"/>
      <w:r w:rsidR="00164BC1" w:rsidRPr="00811A37">
        <w:rPr>
          <w:sz w:val="22"/>
          <w:szCs w:val="22"/>
        </w:rPr>
        <w:t>Кайранского</w:t>
      </w:r>
      <w:proofErr w:type="spellEnd"/>
      <w:r w:rsidR="00164BC1" w:rsidRPr="00811A37">
        <w:rPr>
          <w:sz w:val="22"/>
          <w:szCs w:val="22"/>
        </w:rPr>
        <w:t xml:space="preserve"> пойдите схороните</w:t>
      </w:r>
      <w:r w:rsidR="006E3A86" w:rsidRPr="00811A37">
        <w:rPr>
          <w:sz w:val="22"/>
          <w:szCs w:val="22"/>
        </w:rPr>
        <w:t>, иначе обеда тебе не дам. Понял меня?</w:t>
      </w:r>
    </w:p>
    <w:p w14:paraId="40675EBC" w14:textId="7112D1B0" w:rsidR="006E3A86" w:rsidRPr="00811A37" w:rsidRDefault="006E3A86" w:rsidP="006E3A86">
      <w:pPr>
        <w:pStyle w:val="aff3"/>
        <w:rPr>
          <w:sz w:val="22"/>
          <w:szCs w:val="22"/>
        </w:rPr>
      </w:pPr>
      <w:r w:rsidRPr="00811A37">
        <w:rPr>
          <w:sz w:val="22"/>
          <w:szCs w:val="22"/>
        </w:rPr>
        <w:t>КОЧКИН</w:t>
      </w:r>
    </w:p>
    <w:p w14:paraId="6A5FFF15" w14:textId="4F8B5589" w:rsidR="006E3A86" w:rsidRPr="00811A37" w:rsidRDefault="006E3A86" w:rsidP="00177F07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Понял.</w:t>
      </w:r>
    </w:p>
    <w:p w14:paraId="265E5D07" w14:textId="0E2720CB" w:rsidR="006E3A86" w:rsidRPr="00811A37" w:rsidRDefault="006E3A86" w:rsidP="006E3A86">
      <w:pPr>
        <w:pStyle w:val="aff3"/>
        <w:rPr>
          <w:sz w:val="22"/>
          <w:szCs w:val="22"/>
        </w:rPr>
      </w:pPr>
      <w:r w:rsidRPr="00811A37">
        <w:rPr>
          <w:sz w:val="22"/>
          <w:szCs w:val="22"/>
        </w:rPr>
        <w:t>ТЁТЯ ФЕНЯ</w:t>
      </w:r>
    </w:p>
    <w:p w14:paraId="4104F01E" w14:textId="2A49E567" w:rsidR="006E3A86" w:rsidRPr="00811A37" w:rsidRDefault="006E3A86" w:rsidP="00177F07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Марш отсюда.</w:t>
      </w:r>
    </w:p>
    <w:p w14:paraId="428DD72D" w14:textId="6889C55E" w:rsidR="00177F07" w:rsidRPr="00811A37" w:rsidRDefault="00177F07" w:rsidP="00177F07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>Вера</w:t>
      </w:r>
      <w:r w:rsidR="006E3A86" w:rsidRPr="00811A37">
        <w:rPr>
          <w:sz w:val="22"/>
          <w:szCs w:val="22"/>
        </w:rPr>
        <w:t xml:space="preserve">, </w:t>
      </w:r>
      <w:r w:rsidRPr="00811A37">
        <w:rPr>
          <w:sz w:val="22"/>
          <w:szCs w:val="22"/>
        </w:rPr>
        <w:t xml:space="preserve">смачивает марлю, начиная протирать девушке лицо. </w:t>
      </w:r>
      <w:r w:rsidR="006E3A86" w:rsidRPr="00811A37">
        <w:rPr>
          <w:sz w:val="22"/>
          <w:szCs w:val="22"/>
        </w:rPr>
        <w:t xml:space="preserve">Открывается большая рваная рана. </w:t>
      </w:r>
      <w:r w:rsidRPr="00811A37">
        <w:rPr>
          <w:sz w:val="22"/>
          <w:szCs w:val="22"/>
        </w:rPr>
        <w:t>Тетя Феня</w:t>
      </w:r>
      <w:r w:rsidR="006E3A86" w:rsidRPr="00811A37">
        <w:rPr>
          <w:sz w:val="22"/>
          <w:szCs w:val="22"/>
        </w:rPr>
        <w:t xml:space="preserve"> ждёт. Вера долго прикладывается к ране. Тётя Феня</w:t>
      </w:r>
      <w:r w:rsidRPr="00811A37">
        <w:rPr>
          <w:sz w:val="22"/>
          <w:szCs w:val="22"/>
        </w:rPr>
        <w:t>, взглянув на Веру, забирает у нее марлю.</w:t>
      </w:r>
    </w:p>
    <w:p w14:paraId="1398AF4A" w14:textId="77777777" w:rsidR="00702941" w:rsidRPr="00811A37" w:rsidRDefault="00702941" w:rsidP="00702941">
      <w:pPr>
        <w:pStyle w:val="aff3"/>
        <w:rPr>
          <w:sz w:val="22"/>
          <w:szCs w:val="22"/>
        </w:rPr>
      </w:pPr>
      <w:r w:rsidRPr="00811A37">
        <w:rPr>
          <w:sz w:val="22"/>
          <w:szCs w:val="22"/>
        </w:rPr>
        <w:t>ТЁТЯ ФЕНЯ</w:t>
      </w:r>
    </w:p>
    <w:p w14:paraId="57715B7F" w14:textId="77777777" w:rsidR="00702941" w:rsidRPr="00811A37" w:rsidRDefault="00702941" w:rsidP="00702941">
      <w:pPr>
        <w:pStyle w:val="aff5"/>
        <w:rPr>
          <w:sz w:val="22"/>
          <w:szCs w:val="22"/>
        </w:rPr>
      </w:pPr>
      <w:r w:rsidRPr="00811A37">
        <w:rPr>
          <w:sz w:val="22"/>
          <w:szCs w:val="22"/>
        </w:rPr>
        <w:t>(строго)</w:t>
      </w:r>
    </w:p>
    <w:p w14:paraId="638954AA" w14:textId="4D1E6155" w:rsidR="00702941" w:rsidRPr="00811A37" w:rsidRDefault="00702941" w:rsidP="00702941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Новокаину?</w:t>
      </w:r>
    </w:p>
    <w:p w14:paraId="2681F319" w14:textId="77777777" w:rsidR="00702941" w:rsidRPr="00811A37" w:rsidRDefault="00702941" w:rsidP="00702941">
      <w:pPr>
        <w:pStyle w:val="aff3"/>
        <w:rPr>
          <w:sz w:val="22"/>
          <w:szCs w:val="22"/>
        </w:rPr>
      </w:pPr>
      <w:r w:rsidRPr="00811A37">
        <w:rPr>
          <w:sz w:val="22"/>
          <w:szCs w:val="22"/>
        </w:rPr>
        <w:t>ВЕРА</w:t>
      </w:r>
    </w:p>
    <w:p w14:paraId="6257CACA" w14:textId="77777777" w:rsidR="00702941" w:rsidRPr="00811A37" w:rsidRDefault="00702941" w:rsidP="00702941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А? Новокаин, да.</w:t>
      </w:r>
    </w:p>
    <w:p w14:paraId="2E231992" w14:textId="1EDBA614" w:rsidR="00702941" w:rsidRPr="00811A37" w:rsidRDefault="00702941" w:rsidP="00177F07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>Тётя Феня делает Марусе укол в щёку. Вера смотрит на разорванную рану, на тётю Феню.</w:t>
      </w:r>
    </w:p>
    <w:p w14:paraId="5684AAB8" w14:textId="77777777" w:rsidR="00177F07" w:rsidRPr="00811A37" w:rsidRDefault="00177F07" w:rsidP="00177F07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Тетя Феня</w:t>
      </w:r>
    </w:p>
    <w:p w14:paraId="3A9638B9" w14:textId="0B62061F" w:rsidR="00177F07" w:rsidRPr="00811A37" w:rsidRDefault="00702941" w:rsidP="00177F07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Ну.</w:t>
      </w:r>
      <w:r w:rsidR="00177F07" w:rsidRPr="00811A37">
        <w:rPr>
          <w:sz w:val="22"/>
          <w:szCs w:val="22"/>
        </w:rPr>
        <w:t xml:space="preserve"> Врачуй давай.</w:t>
      </w:r>
    </w:p>
    <w:p w14:paraId="3A964A20" w14:textId="44F17399" w:rsidR="004126D3" w:rsidRPr="00811A37" w:rsidRDefault="004126D3" w:rsidP="004126D3">
      <w:pPr>
        <w:pStyle w:val="aff3"/>
        <w:rPr>
          <w:sz w:val="22"/>
          <w:szCs w:val="22"/>
        </w:rPr>
      </w:pPr>
      <w:r w:rsidRPr="00811A37">
        <w:rPr>
          <w:sz w:val="22"/>
          <w:szCs w:val="22"/>
        </w:rPr>
        <w:t>ВЕРА</w:t>
      </w:r>
    </w:p>
    <w:p w14:paraId="75D605C7" w14:textId="4ED350D6" w:rsidR="004126D3" w:rsidRPr="00811A37" w:rsidRDefault="004126D3" w:rsidP="00177F07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 xml:space="preserve">Я всего раз шила…лягушку на </w:t>
      </w:r>
      <w:r w:rsidR="00702941" w:rsidRPr="00811A37">
        <w:rPr>
          <w:sz w:val="22"/>
          <w:szCs w:val="22"/>
        </w:rPr>
        <w:t>лабораторной</w:t>
      </w:r>
      <w:r w:rsidRPr="00811A37">
        <w:rPr>
          <w:sz w:val="22"/>
          <w:szCs w:val="22"/>
        </w:rPr>
        <w:t xml:space="preserve"> работе.</w:t>
      </w:r>
    </w:p>
    <w:p w14:paraId="7426B67A" w14:textId="77777777" w:rsidR="00177F07" w:rsidRPr="00811A37" w:rsidRDefault="00177F07" w:rsidP="00177F07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lastRenderedPageBreak/>
        <w:t>Тётя Феня протягивает инструменты. У Веры дрожит рука, она не знает, как начать.</w:t>
      </w:r>
    </w:p>
    <w:p w14:paraId="0C335C09" w14:textId="77777777" w:rsidR="00177F07" w:rsidRPr="00811A37" w:rsidRDefault="00177F07" w:rsidP="00177F07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ТЁТЯ ФЕНЯ</w:t>
      </w:r>
    </w:p>
    <w:p w14:paraId="295E8689" w14:textId="77777777" w:rsidR="00177F07" w:rsidRPr="00811A37" w:rsidRDefault="00177F07" w:rsidP="00177F07">
      <w:pPr>
        <w:pStyle w:val="aff5"/>
        <w:rPr>
          <w:sz w:val="22"/>
          <w:szCs w:val="22"/>
        </w:rPr>
      </w:pPr>
      <w:r w:rsidRPr="00811A37">
        <w:rPr>
          <w:sz w:val="22"/>
          <w:szCs w:val="22"/>
        </w:rPr>
        <w:t>(взяв руку Веры)</w:t>
      </w:r>
    </w:p>
    <w:p w14:paraId="2A5BF144" w14:textId="77777777" w:rsidR="00177F07" w:rsidRPr="00811A37" w:rsidRDefault="00177F07" w:rsidP="00177F07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Не трясись, лицо шить собираешься.</w:t>
      </w:r>
    </w:p>
    <w:p w14:paraId="244379B9" w14:textId="6B7F2108" w:rsidR="00177F07" w:rsidRPr="00811A37" w:rsidRDefault="00177F07" w:rsidP="00177F07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>Вера выдыхает, ждет мгновение</w:t>
      </w:r>
      <w:r w:rsidR="00702941" w:rsidRPr="00811A37">
        <w:rPr>
          <w:sz w:val="22"/>
          <w:szCs w:val="22"/>
        </w:rPr>
        <w:t xml:space="preserve">, берёт иглу </w:t>
      </w:r>
      <w:r w:rsidRPr="00811A37">
        <w:rPr>
          <w:sz w:val="22"/>
          <w:szCs w:val="22"/>
        </w:rPr>
        <w:t xml:space="preserve">…заносит и делает первый шов. </w:t>
      </w:r>
    </w:p>
    <w:p w14:paraId="5E792EE5" w14:textId="7FE36474" w:rsidR="00392E96" w:rsidRPr="00811A37" w:rsidRDefault="00392E96" w:rsidP="00392E96">
      <w:pPr>
        <w:pStyle w:val="aff2"/>
        <w:rPr>
          <w:sz w:val="22"/>
          <w:szCs w:val="22"/>
        </w:rPr>
      </w:pPr>
      <w:r w:rsidRPr="00811A37">
        <w:rPr>
          <w:sz w:val="22"/>
          <w:szCs w:val="22"/>
        </w:rPr>
        <w:t xml:space="preserve">1-6-А.НАТ. У КОМЕНДАТУРЫ (ЦЕНТРАЛЬНАЯ ПЛОЩАДЬ). </w:t>
      </w:r>
      <w:r w:rsidR="00C5120A" w:rsidRPr="00811A37">
        <w:rPr>
          <w:sz w:val="22"/>
          <w:szCs w:val="22"/>
        </w:rPr>
        <w:t>УТРО</w:t>
      </w:r>
      <w:r w:rsidRPr="00811A37">
        <w:rPr>
          <w:sz w:val="22"/>
          <w:szCs w:val="22"/>
        </w:rPr>
        <w:t>.</w:t>
      </w:r>
    </w:p>
    <w:p w14:paraId="1D8DA82B" w14:textId="2B5E4622" w:rsidR="00392E96" w:rsidRPr="00811A37" w:rsidRDefault="00C5120A" w:rsidP="00177F07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>Площадь опустела. Дымит взорванный мост.</w:t>
      </w:r>
      <w:r w:rsidR="004778C9" w:rsidRPr="00811A37">
        <w:rPr>
          <w:sz w:val="22"/>
          <w:szCs w:val="22"/>
        </w:rPr>
        <w:t xml:space="preserve"> Раздаются одиночные взрывы. Гудят самолёты.</w:t>
      </w:r>
      <w:r w:rsidRPr="00811A37">
        <w:rPr>
          <w:sz w:val="22"/>
          <w:szCs w:val="22"/>
        </w:rPr>
        <w:t xml:space="preserve"> По площади в полном одиночестве туда-сюда шагает Винокуров. Он поправляет манжеты, застегивает пальто, расстегивает его обратно. Останавливается, оглядывается в разные стороны. Что-то бормочет.</w:t>
      </w:r>
      <w:r w:rsidR="004778C9" w:rsidRPr="00811A37">
        <w:rPr>
          <w:sz w:val="22"/>
          <w:szCs w:val="22"/>
        </w:rPr>
        <w:t xml:space="preserve"> Подходит к зданию будущей комендатуры, смотрит на своё отражение в оконном стекле, поправляет волосы. Отходит. Задумывается на секунду, и отрицательно качая головой, уходит.</w:t>
      </w:r>
    </w:p>
    <w:p w14:paraId="0709D59B" w14:textId="77777777" w:rsidR="004126D3" w:rsidRPr="00811A37" w:rsidRDefault="004126D3" w:rsidP="004126D3">
      <w:pPr>
        <w:pStyle w:val="aff2"/>
        <w:rPr>
          <w:sz w:val="22"/>
          <w:szCs w:val="22"/>
        </w:rPr>
      </w:pPr>
      <w:r w:rsidRPr="00811A37">
        <w:rPr>
          <w:sz w:val="22"/>
          <w:szCs w:val="22"/>
        </w:rPr>
        <w:t>1-7.ИНТ. КВАРТИРА ЛАНСКОЙ.УТРО</w:t>
      </w:r>
    </w:p>
    <w:p w14:paraId="1F544319" w14:textId="77777777" w:rsidR="004126D3" w:rsidRPr="00811A37" w:rsidRDefault="004126D3" w:rsidP="004126D3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 xml:space="preserve">Роскошная – насколько это возможно в областном центре в 40-е – квартира примы городского драматического театра. Антикварная мебель, граммофон, на каждом свободном пространстве стен что-то есть: картины в золотых рамах, зеркала в лакированных деревянных, олени с рогами, птицы с клювами – всего очень много. </w:t>
      </w:r>
    </w:p>
    <w:p w14:paraId="7E9EDADD" w14:textId="08D2FF2B" w:rsidR="004126D3" w:rsidRPr="00811A37" w:rsidRDefault="004126D3" w:rsidP="004126D3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>Под дубовой кроватью, с частично снятым балдахином, прячутся КИРА ЛАНСКАЯ (45-50) – эффектная женщина в бархатном платье, и МАРТА ФИРТЕЛЬ (60) – домработница Ланской, полноватая еврейка с ярким одесским акцентом.</w:t>
      </w:r>
    </w:p>
    <w:p w14:paraId="2F3F46C0" w14:textId="77777777" w:rsidR="004126D3" w:rsidRPr="00811A37" w:rsidRDefault="004126D3" w:rsidP="004126D3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ЛАНСКАЯ</w:t>
      </w:r>
    </w:p>
    <w:p w14:paraId="2989EDF9" w14:textId="77777777" w:rsidR="004126D3" w:rsidRPr="00811A37" w:rsidRDefault="004126D3" w:rsidP="004126D3">
      <w:pPr>
        <w:pStyle w:val="aff5"/>
        <w:rPr>
          <w:sz w:val="22"/>
          <w:szCs w:val="22"/>
        </w:rPr>
      </w:pPr>
      <w:r w:rsidRPr="00811A37">
        <w:rPr>
          <w:sz w:val="22"/>
          <w:szCs w:val="22"/>
        </w:rPr>
        <w:t>(не сдерживая слёз)</w:t>
      </w:r>
    </w:p>
    <w:p w14:paraId="2B7B221B" w14:textId="5AB54630" w:rsidR="004126D3" w:rsidRPr="00811A37" w:rsidRDefault="004126D3" w:rsidP="004126D3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 xml:space="preserve">Виктор как пить дать погиб, или лежит под завалами где-то… </w:t>
      </w:r>
    </w:p>
    <w:p w14:paraId="2DD82593" w14:textId="77777777" w:rsidR="004126D3" w:rsidRPr="00811A37" w:rsidRDefault="004126D3" w:rsidP="004126D3">
      <w:pPr>
        <w:pStyle w:val="aff5"/>
        <w:rPr>
          <w:sz w:val="22"/>
          <w:szCs w:val="22"/>
        </w:rPr>
      </w:pPr>
      <w:r w:rsidRPr="00811A37">
        <w:rPr>
          <w:sz w:val="22"/>
          <w:szCs w:val="22"/>
        </w:rPr>
        <w:t>(делает попытку выбраться из-под кровати)</w:t>
      </w:r>
    </w:p>
    <w:p w14:paraId="582641FB" w14:textId="77777777" w:rsidR="004126D3" w:rsidRPr="00811A37" w:rsidRDefault="004126D3" w:rsidP="004126D3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Нужно спасаться, бежать!</w:t>
      </w:r>
    </w:p>
    <w:p w14:paraId="4EBE2242" w14:textId="77777777" w:rsidR="004126D3" w:rsidRPr="00811A37" w:rsidRDefault="004126D3" w:rsidP="004126D3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МАРТА</w:t>
      </w:r>
    </w:p>
    <w:p w14:paraId="6F352347" w14:textId="77777777" w:rsidR="004126D3" w:rsidRPr="00811A37" w:rsidRDefault="004126D3" w:rsidP="004126D3">
      <w:pPr>
        <w:pStyle w:val="aff5"/>
        <w:rPr>
          <w:sz w:val="22"/>
          <w:szCs w:val="22"/>
        </w:rPr>
      </w:pPr>
      <w:r w:rsidRPr="00811A37">
        <w:rPr>
          <w:sz w:val="22"/>
          <w:szCs w:val="22"/>
        </w:rPr>
        <w:t xml:space="preserve">(хватает </w:t>
      </w:r>
      <w:proofErr w:type="spellStart"/>
      <w:r w:rsidRPr="00811A37">
        <w:rPr>
          <w:sz w:val="22"/>
          <w:szCs w:val="22"/>
        </w:rPr>
        <w:t>Ланскую</w:t>
      </w:r>
      <w:proofErr w:type="spellEnd"/>
      <w:r w:rsidRPr="00811A37">
        <w:rPr>
          <w:sz w:val="22"/>
          <w:szCs w:val="22"/>
        </w:rPr>
        <w:t>)</w:t>
      </w:r>
    </w:p>
    <w:p w14:paraId="64974ACF" w14:textId="6C8267ED" w:rsidR="004126D3" w:rsidRPr="00811A37" w:rsidRDefault="004126D3" w:rsidP="004126D3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 xml:space="preserve">Кира Владимировна, лежите тихо. Виктор </w:t>
      </w:r>
      <w:r w:rsidR="00BD6515" w:rsidRPr="00811A37">
        <w:rPr>
          <w:sz w:val="22"/>
          <w:szCs w:val="22"/>
        </w:rPr>
        <w:t>Францевич</w:t>
      </w:r>
      <w:r w:rsidRPr="00811A37">
        <w:rPr>
          <w:sz w:val="22"/>
          <w:szCs w:val="22"/>
        </w:rPr>
        <w:t xml:space="preserve"> велел ждать и не высовываться. Давайте капель дам?</w:t>
      </w:r>
    </w:p>
    <w:p w14:paraId="1B1DD652" w14:textId="77777777" w:rsidR="004126D3" w:rsidRPr="00811A37" w:rsidRDefault="004126D3" w:rsidP="004126D3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>Марта лёжа пытается достать что-то, шуршит и гремит.</w:t>
      </w:r>
    </w:p>
    <w:p w14:paraId="62B3C993" w14:textId="77777777" w:rsidR="004126D3" w:rsidRPr="00811A37" w:rsidRDefault="004126D3" w:rsidP="004126D3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ЛАНСКАЯ</w:t>
      </w:r>
    </w:p>
    <w:p w14:paraId="2648F8AD" w14:textId="77777777" w:rsidR="004126D3" w:rsidRPr="00811A37" w:rsidRDefault="004126D3" w:rsidP="004126D3">
      <w:pPr>
        <w:pStyle w:val="aff5"/>
        <w:rPr>
          <w:sz w:val="22"/>
          <w:szCs w:val="22"/>
        </w:rPr>
      </w:pPr>
      <w:r w:rsidRPr="00811A37">
        <w:rPr>
          <w:sz w:val="22"/>
          <w:szCs w:val="22"/>
        </w:rPr>
        <w:t>(не слушая Марту)</w:t>
      </w:r>
    </w:p>
    <w:p w14:paraId="5878CA61" w14:textId="77777777" w:rsidR="004126D3" w:rsidRPr="00811A37" w:rsidRDefault="004126D3" w:rsidP="004126D3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Я знаю своего мужа, Марта! Наверняка бросился кого-то спасать, может быть, даже своей грудью прикрыл и… и всё… от снаряда не убежишь…</w:t>
      </w:r>
    </w:p>
    <w:p w14:paraId="2CF8DAA8" w14:textId="77777777" w:rsidR="004126D3" w:rsidRPr="00811A37" w:rsidRDefault="004126D3" w:rsidP="004126D3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lastRenderedPageBreak/>
        <w:t>МАРТА</w:t>
      </w:r>
    </w:p>
    <w:p w14:paraId="61E93CB1" w14:textId="77777777" w:rsidR="004126D3" w:rsidRPr="00811A37" w:rsidRDefault="004126D3" w:rsidP="004126D3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 xml:space="preserve">Тьфу ты! Да схоронился он где-то, пережидает может! </w:t>
      </w:r>
    </w:p>
    <w:p w14:paraId="4BCA2E16" w14:textId="77777777" w:rsidR="004126D3" w:rsidRPr="00811A37" w:rsidRDefault="004126D3" w:rsidP="004126D3">
      <w:pPr>
        <w:pStyle w:val="aff5"/>
        <w:rPr>
          <w:sz w:val="22"/>
          <w:szCs w:val="22"/>
        </w:rPr>
      </w:pPr>
      <w:r w:rsidRPr="00811A37">
        <w:rPr>
          <w:sz w:val="22"/>
          <w:szCs w:val="22"/>
        </w:rPr>
        <w:t>(протягивает пузырёк)</w:t>
      </w:r>
    </w:p>
    <w:p w14:paraId="2656EF64" w14:textId="77777777" w:rsidR="004126D3" w:rsidRPr="00811A37" w:rsidRDefault="004126D3" w:rsidP="004126D3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Пейте, я специально в дорогу приготовила. Такая вы чувствительная, Кира…</w:t>
      </w:r>
    </w:p>
    <w:p w14:paraId="702A8A4B" w14:textId="77777777" w:rsidR="004126D3" w:rsidRPr="00811A37" w:rsidRDefault="004126D3" w:rsidP="004126D3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 xml:space="preserve">Марта не успевает закончить, в квартире слышится шум, грохот, и немецкая речь. </w:t>
      </w:r>
      <w:proofErr w:type="spellStart"/>
      <w:r w:rsidRPr="00811A37">
        <w:rPr>
          <w:sz w:val="22"/>
          <w:szCs w:val="22"/>
        </w:rPr>
        <w:t>Ланская</w:t>
      </w:r>
      <w:proofErr w:type="spellEnd"/>
      <w:r w:rsidRPr="00811A37">
        <w:rPr>
          <w:sz w:val="22"/>
          <w:szCs w:val="22"/>
        </w:rPr>
        <w:t xml:space="preserve"> и Марта боятся дышать. Туда-сюда мелькают сапоги. Гремят открывающиеся двери комнат и шкафов. Кто-то из солдат заваливается на кровать и хвалит мягкую перину.</w:t>
      </w:r>
    </w:p>
    <w:p w14:paraId="2B085D94" w14:textId="77777777" w:rsidR="004126D3" w:rsidRPr="00811A37" w:rsidRDefault="004126D3" w:rsidP="004126D3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СОЛДАТ-1</w:t>
      </w:r>
    </w:p>
    <w:p w14:paraId="7AFAB3AE" w14:textId="77777777" w:rsidR="004126D3" w:rsidRPr="00811A37" w:rsidRDefault="004126D3" w:rsidP="004126D3">
      <w:pPr>
        <w:pStyle w:val="aff5"/>
        <w:rPr>
          <w:sz w:val="22"/>
          <w:szCs w:val="22"/>
        </w:rPr>
      </w:pPr>
      <w:r w:rsidRPr="00811A37">
        <w:rPr>
          <w:sz w:val="22"/>
          <w:szCs w:val="22"/>
        </w:rPr>
        <w:t>(по-немецки)</w:t>
      </w:r>
    </w:p>
    <w:p w14:paraId="7ECC0DE6" w14:textId="77777777" w:rsidR="004126D3" w:rsidRPr="00811A37" w:rsidRDefault="004126D3" w:rsidP="004126D3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 xml:space="preserve">Смотри-ка! </w:t>
      </w:r>
      <w:proofErr w:type="spellStart"/>
      <w:r w:rsidRPr="00811A37">
        <w:rPr>
          <w:sz w:val="22"/>
          <w:szCs w:val="22"/>
        </w:rPr>
        <w:t>Electrola</w:t>
      </w:r>
      <w:proofErr w:type="spellEnd"/>
      <w:r w:rsidRPr="00811A37">
        <w:rPr>
          <w:sz w:val="22"/>
          <w:szCs w:val="22"/>
        </w:rPr>
        <w:t xml:space="preserve">! Господин Фон </w:t>
      </w:r>
      <w:proofErr w:type="spellStart"/>
      <w:r w:rsidRPr="00811A37">
        <w:rPr>
          <w:sz w:val="22"/>
          <w:szCs w:val="22"/>
        </w:rPr>
        <w:t>Вейхс</w:t>
      </w:r>
      <w:proofErr w:type="spellEnd"/>
      <w:r w:rsidRPr="00811A37">
        <w:rPr>
          <w:sz w:val="22"/>
          <w:szCs w:val="22"/>
        </w:rPr>
        <w:t xml:space="preserve"> был бы рад такому подарку.</w:t>
      </w:r>
    </w:p>
    <w:p w14:paraId="753E1BC6" w14:textId="77777777" w:rsidR="004126D3" w:rsidRPr="00811A37" w:rsidRDefault="004126D3" w:rsidP="004126D3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СОЛДАТ-2</w:t>
      </w:r>
    </w:p>
    <w:p w14:paraId="6ABC786F" w14:textId="77777777" w:rsidR="004126D3" w:rsidRPr="00811A37" w:rsidRDefault="004126D3" w:rsidP="004126D3">
      <w:pPr>
        <w:pStyle w:val="aff5"/>
        <w:rPr>
          <w:sz w:val="22"/>
          <w:szCs w:val="22"/>
        </w:rPr>
      </w:pPr>
      <w:r w:rsidRPr="00811A37">
        <w:rPr>
          <w:sz w:val="22"/>
          <w:szCs w:val="22"/>
        </w:rPr>
        <w:t>(по-немецки)</w:t>
      </w:r>
    </w:p>
    <w:p w14:paraId="5B651DC1" w14:textId="77777777" w:rsidR="004126D3" w:rsidRPr="00811A37" w:rsidRDefault="004126D3" w:rsidP="004126D3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И пластинки есть!</w:t>
      </w:r>
    </w:p>
    <w:p w14:paraId="43A25A38" w14:textId="77777777" w:rsidR="004126D3" w:rsidRPr="00811A37" w:rsidRDefault="004126D3" w:rsidP="004126D3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 xml:space="preserve">Пока двое обсуждают старинный немецкий патефон, другие обнаруживают </w:t>
      </w:r>
      <w:proofErr w:type="spellStart"/>
      <w:r w:rsidRPr="00811A37">
        <w:rPr>
          <w:sz w:val="22"/>
          <w:szCs w:val="22"/>
        </w:rPr>
        <w:t>Ланскую</w:t>
      </w:r>
      <w:proofErr w:type="spellEnd"/>
      <w:r w:rsidRPr="00811A37">
        <w:rPr>
          <w:sz w:val="22"/>
          <w:szCs w:val="22"/>
        </w:rPr>
        <w:t xml:space="preserve"> и Марту.</w:t>
      </w:r>
    </w:p>
    <w:p w14:paraId="466BEBE9" w14:textId="77777777" w:rsidR="004126D3" w:rsidRPr="00811A37" w:rsidRDefault="004126D3" w:rsidP="004126D3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СОЛДАТ-3</w:t>
      </w:r>
    </w:p>
    <w:p w14:paraId="3546341E" w14:textId="77777777" w:rsidR="004126D3" w:rsidRPr="00811A37" w:rsidRDefault="004126D3" w:rsidP="004126D3">
      <w:pPr>
        <w:pStyle w:val="aff5"/>
        <w:rPr>
          <w:sz w:val="22"/>
          <w:szCs w:val="22"/>
        </w:rPr>
      </w:pPr>
      <w:r w:rsidRPr="00811A37">
        <w:rPr>
          <w:sz w:val="22"/>
          <w:szCs w:val="22"/>
        </w:rPr>
        <w:t>(кричит по-немецки)</w:t>
      </w:r>
    </w:p>
    <w:p w14:paraId="614A4102" w14:textId="77777777" w:rsidR="004126D3" w:rsidRPr="00811A37" w:rsidRDefault="004126D3" w:rsidP="004126D3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 xml:space="preserve">Быстро! Покинуть помещение!  Поднять руки! </w:t>
      </w:r>
    </w:p>
    <w:p w14:paraId="78ACC8F5" w14:textId="77777777" w:rsidR="004126D3" w:rsidRPr="00811A37" w:rsidRDefault="004126D3" w:rsidP="004126D3">
      <w:pPr>
        <w:pStyle w:val="aff4"/>
        <w:rPr>
          <w:sz w:val="22"/>
          <w:szCs w:val="22"/>
        </w:rPr>
      </w:pPr>
      <w:proofErr w:type="spellStart"/>
      <w:r w:rsidRPr="00811A37">
        <w:rPr>
          <w:sz w:val="22"/>
          <w:szCs w:val="22"/>
        </w:rPr>
        <w:t>Ланская</w:t>
      </w:r>
      <w:proofErr w:type="spellEnd"/>
      <w:r w:rsidRPr="00811A37">
        <w:rPr>
          <w:sz w:val="22"/>
          <w:szCs w:val="22"/>
        </w:rPr>
        <w:t xml:space="preserve"> и Марта выбираются из-под кровати.</w:t>
      </w:r>
    </w:p>
    <w:p w14:paraId="17A65A0A" w14:textId="77777777" w:rsidR="004126D3" w:rsidRPr="00811A37" w:rsidRDefault="004126D3" w:rsidP="004126D3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 xml:space="preserve">Солдат-3 </w:t>
      </w:r>
    </w:p>
    <w:p w14:paraId="63D8EED9" w14:textId="77777777" w:rsidR="004126D3" w:rsidRPr="00811A37" w:rsidRDefault="004126D3" w:rsidP="004126D3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(кричит по-немецки)</w:t>
      </w:r>
    </w:p>
    <w:p w14:paraId="144FE409" w14:textId="77777777" w:rsidR="004126D3" w:rsidRPr="00811A37" w:rsidRDefault="004126D3" w:rsidP="004126D3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Я сказал, быстро! Немедленно!</w:t>
      </w:r>
    </w:p>
    <w:p w14:paraId="57EBE1A5" w14:textId="77777777" w:rsidR="004126D3" w:rsidRPr="00811A37" w:rsidRDefault="004126D3" w:rsidP="004126D3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Ланская</w:t>
      </w:r>
    </w:p>
    <w:p w14:paraId="0F3C4F83" w14:textId="77777777" w:rsidR="004126D3" w:rsidRPr="00811A37" w:rsidRDefault="004126D3" w:rsidP="004126D3">
      <w:pPr>
        <w:pStyle w:val="aff5"/>
        <w:rPr>
          <w:sz w:val="22"/>
          <w:szCs w:val="22"/>
        </w:rPr>
      </w:pPr>
      <w:r w:rsidRPr="00811A37">
        <w:rPr>
          <w:sz w:val="22"/>
          <w:szCs w:val="22"/>
        </w:rPr>
        <w:t>(по-немецки)</w:t>
      </w:r>
    </w:p>
    <w:p w14:paraId="17C2FC88" w14:textId="77777777" w:rsidR="004126D3" w:rsidRPr="00811A37" w:rsidRDefault="004126D3" w:rsidP="004126D3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Мы вас прекрасно поняли, мы выходим.</w:t>
      </w:r>
    </w:p>
    <w:p w14:paraId="2E5E99C4" w14:textId="77777777" w:rsidR="004126D3" w:rsidRPr="00811A37" w:rsidRDefault="004126D3" w:rsidP="004126D3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>Солдат-3 удивлен, отходит назад, указывает винтовкой на выход.</w:t>
      </w:r>
    </w:p>
    <w:p w14:paraId="7E3DBC0E" w14:textId="77777777" w:rsidR="004126D3" w:rsidRPr="00811A37" w:rsidRDefault="004126D3" w:rsidP="004126D3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Солдат</w:t>
      </w:r>
    </w:p>
    <w:p w14:paraId="21646CB5" w14:textId="77777777" w:rsidR="004126D3" w:rsidRPr="00811A37" w:rsidRDefault="004126D3" w:rsidP="004126D3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(по-немецки, спокойно)</w:t>
      </w:r>
    </w:p>
    <w:p w14:paraId="24AB2CC1" w14:textId="77777777" w:rsidR="004126D3" w:rsidRPr="00811A37" w:rsidRDefault="004126D3" w:rsidP="004126D3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 xml:space="preserve">Ну тогда быстрее. </w:t>
      </w:r>
    </w:p>
    <w:p w14:paraId="51594B48" w14:textId="77777777" w:rsidR="002904B4" w:rsidRPr="00811A37" w:rsidRDefault="002904B4" w:rsidP="002904B4">
      <w:pPr>
        <w:pStyle w:val="aff2"/>
        <w:rPr>
          <w:sz w:val="22"/>
          <w:szCs w:val="22"/>
        </w:rPr>
      </w:pPr>
      <w:r w:rsidRPr="00811A37">
        <w:rPr>
          <w:sz w:val="22"/>
          <w:szCs w:val="22"/>
        </w:rPr>
        <w:t>1-8. ИНТ.ШКОЛА №</w:t>
      </w:r>
      <w:proofErr w:type="gramStart"/>
      <w:r w:rsidRPr="00811A37">
        <w:rPr>
          <w:sz w:val="22"/>
          <w:szCs w:val="22"/>
        </w:rPr>
        <w:t>6.ОПЕРАЦИОННАЯ.УТРО</w:t>
      </w:r>
      <w:proofErr w:type="gramEnd"/>
    </w:p>
    <w:p w14:paraId="69A9FAE5" w14:textId="77529658" w:rsidR="002904B4" w:rsidRPr="00811A37" w:rsidRDefault="002904B4" w:rsidP="002904B4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 xml:space="preserve">Тётя Феня обрезает кетгут. </w:t>
      </w:r>
    </w:p>
    <w:p w14:paraId="390B190E" w14:textId="77777777" w:rsidR="002904B4" w:rsidRPr="00811A37" w:rsidRDefault="002904B4" w:rsidP="002904B4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ТЁТЯ ФЕНЯ</w:t>
      </w:r>
    </w:p>
    <w:p w14:paraId="79CCFD35" w14:textId="77777777" w:rsidR="002904B4" w:rsidRPr="00811A37" w:rsidRDefault="002904B4" w:rsidP="002904B4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С почином, доктор Вера.</w:t>
      </w:r>
    </w:p>
    <w:p w14:paraId="481AD343" w14:textId="28383829" w:rsidR="002904B4" w:rsidRPr="00811A37" w:rsidRDefault="002904B4" w:rsidP="002904B4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>Вера впервые слышит такое обращение, устало улыбается, хочет что-то сказать, но тут в коридоре слышится стройный топот, немецкая речь, женские крики и выстрелы. Вера, не сняв перчаток и марлевой повязки, бросается прочь из операционной.</w:t>
      </w:r>
    </w:p>
    <w:p w14:paraId="482798AA" w14:textId="77777777" w:rsidR="002904B4" w:rsidRPr="00811A37" w:rsidRDefault="002904B4" w:rsidP="002904B4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lastRenderedPageBreak/>
        <w:t>ВЕРА</w:t>
      </w:r>
    </w:p>
    <w:p w14:paraId="32189E1B" w14:textId="77777777" w:rsidR="002904B4" w:rsidRPr="00811A37" w:rsidRDefault="002904B4" w:rsidP="002904B4">
      <w:pPr>
        <w:pStyle w:val="aff5"/>
        <w:rPr>
          <w:sz w:val="22"/>
          <w:szCs w:val="22"/>
        </w:rPr>
      </w:pPr>
      <w:r w:rsidRPr="00811A37">
        <w:rPr>
          <w:sz w:val="22"/>
          <w:szCs w:val="22"/>
        </w:rPr>
        <w:t>(кричит)</w:t>
      </w:r>
    </w:p>
    <w:p w14:paraId="75763E4F" w14:textId="77777777" w:rsidR="002904B4" w:rsidRPr="00811A37" w:rsidRDefault="002904B4" w:rsidP="002904B4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Домка! Домка!</w:t>
      </w:r>
    </w:p>
    <w:p w14:paraId="544147FF" w14:textId="77777777" w:rsidR="002904B4" w:rsidRPr="00811A37" w:rsidRDefault="002904B4" w:rsidP="002904B4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>Вера вылетает в коридор.</w:t>
      </w:r>
    </w:p>
    <w:p w14:paraId="6773DFAB" w14:textId="77777777" w:rsidR="002904B4" w:rsidRPr="00811A37" w:rsidRDefault="002904B4" w:rsidP="002904B4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ТЁТЯ ФЕНЯ</w:t>
      </w:r>
    </w:p>
    <w:p w14:paraId="6358A1C0" w14:textId="77777777" w:rsidR="002904B4" w:rsidRPr="00811A37" w:rsidRDefault="002904B4" w:rsidP="002904B4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Господи, спаси и сохрани.</w:t>
      </w:r>
    </w:p>
    <w:p w14:paraId="5A421B8A" w14:textId="77777777" w:rsidR="002904B4" w:rsidRPr="00811A37" w:rsidRDefault="002904B4" w:rsidP="002904B4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>Тоже хочет бежать, но возвращается к Марусе, которая приходит в себя.</w:t>
      </w:r>
    </w:p>
    <w:p w14:paraId="71596D16" w14:textId="6AD0AE32" w:rsidR="002904B4" w:rsidRPr="00811A37" w:rsidRDefault="002904B4" w:rsidP="002904B4">
      <w:pPr>
        <w:pStyle w:val="aff2"/>
        <w:rPr>
          <w:sz w:val="22"/>
          <w:szCs w:val="22"/>
        </w:rPr>
      </w:pPr>
      <w:r w:rsidRPr="00811A37">
        <w:rPr>
          <w:sz w:val="22"/>
          <w:szCs w:val="22"/>
        </w:rPr>
        <w:t>1-9. ИНТ.ШКОЛА №</w:t>
      </w:r>
      <w:proofErr w:type="gramStart"/>
      <w:r w:rsidRPr="00811A37">
        <w:rPr>
          <w:sz w:val="22"/>
          <w:szCs w:val="22"/>
        </w:rPr>
        <w:t>6.коридор</w:t>
      </w:r>
      <w:proofErr w:type="gramEnd"/>
      <w:r w:rsidR="004778C9" w:rsidRPr="00811A37">
        <w:rPr>
          <w:sz w:val="22"/>
          <w:szCs w:val="22"/>
        </w:rPr>
        <w:t>-2</w:t>
      </w:r>
      <w:r w:rsidRPr="00811A37">
        <w:rPr>
          <w:sz w:val="22"/>
          <w:szCs w:val="22"/>
        </w:rPr>
        <w:t>.УТРО</w:t>
      </w:r>
    </w:p>
    <w:p w14:paraId="0EBADD7B" w14:textId="77777777" w:rsidR="002904B4" w:rsidRPr="00811A37" w:rsidRDefault="002904B4" w:rsidP="002904B4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 xml:space="preserve">В коридоре хаос. Немецкие солдаты, грязные, с сумасшедшими глазами после боя, вышвыривают из кабинетов мужчин призывного возраста и всех, на ком военная форма. </w:t>
      </w:r>
    </w:p>
    <w:p w14:paraId="31CF6E28" w14:textId="77777777" w:rsidR="002904B4" w:rsidRPr="00811A37" w:rsidRDefault="002904B4" w:rsidP="002904B4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>Вера бежит по коридору, заглядывая в классы по пути.</w:t>
      </w:r>
    </w:p>
    <w:p w14:paraId="7DC1D064" w14:textId="77777777" w:rsidR="002904B4" w:rsidRPr="00811A37" w:rsidRDefault="002904B4" w:rsidP="002904B4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ВЕРА</w:t>
      </w:r>
    </w:p>
    <w:p w14:paraId="0F6480B2" w14:textId="77777777" w:rsidR="002904B4" w:rsidRPr="00811A37" w:rsidRDefault="002904B4" w:rsidP="002904B4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Домка! Дамир! Где ты?</w:t>
      </w:r>
    </w:p>
    <w:p w14:paraId="1DA9E397" w14:textId="77777777" w:rsidR="002904B4" w:rsidRPr="00811A37" w:rsidRDefault="002904B4" w:rsidP="002904B4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>Кто-то пытается оказывать сопротивление. Один солдат стреляет в потолок. Кто-то кидается в ноги – их отстраняют. Немцы составляют из мужчин строй в центре коридора. Морозов у стены, его еще не схватили, но поставили в строй уже много других мужчин. Это видит Вера, понимает, что происходит.</w:t>
      </w:r>
    </w:p>
    <w:p w14:paraId="198CD0CE" w14:textId="77777777" w:rsidR="002904B4" w:rsidRPr="00811A37" w:rsidRDefault="002904B4" w:rsidP="002904B4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Вера</w:t>
      </w:r>
    </w:p>
    <w:p w14:paraId="4A33241C" w14:textId="77777777" w:rsidR="002904B4" w:rsidRPr="00811A37" w:rsidRDefault="002904B4" w:rsidP="002904B4">
      <w:pPr>
        <w:pStyle w:val="aff5"/>
        <w:rPr>
          <w:sz w:val="22"/>
          <w:szCs w:val="22"/>
        </w:rPr>
      </w:pPr>
      <w:r w:rsidRPr="00811A37">
        <w:rPr>
          <w:sz w:val="22"/>
          <w:szCs w:val="22"/>
        </w:rPr>
        <w:t>(подбежав к немцу с поднятыми вверх руками)</w:t>
      </w:r>
    </w:p>
    <w:p w14:paraId="26FD25A2" w14:textId="3CD98340" w:rsidR="002904B4" w:rsidRPr="00811A37" w:rsidRDefault="002904B4" w:rsidP="002904B4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Стойте! Это больница! Госпиталь! Госпиталь! Госпиталь… Это больница, понимаете?</w:t>
      </w:r>
    </w:p>
    <w:p w14:paraId="58997B10" w14:textId="77777777" w:rsidR="002904B4" w:rsidRPr="00811A37" w:rsidRDefault="002904B4" w:rsidP="002904B4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СОЛДАТ</w:t>
      </w:r>
    </w:p>
    <w:p w14:paraId="1312EC08" w14:textId="77777777" w:rsidR="002904B4" w:rsidRPr="00811A37" w:rsidRDefault="002904B4" w:rsidP="002904B4">
      <w:pPr>
        <w:pStyle w:val="aff5"/>
        <w:rPr>
          <w:sz w:val="22"/>
          <w:szCs w:val="22"/>
        </w:rPr>
      </w:pPr>
      <w:r w:rsidRPr="00811A37">
        <w:rPr>
          <w:sz w:val="22"/>
          <w:szCs w:val="22"/>
        </w:rPr>
        <w:t>(по-немецки)</w:t>
      </w:r>
    </w:p>
    <w:p w14:paraId="57F5B2DD" w14:textId="77777777" w:rsidR="002904B4" w:rsidRPr="00811A37" w:rsidRDefault="002904B4" w:rsidP="002904B4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Где ещё русские солдаты? Красная армия, солдаты?</w:t>
      </w:r>
    </w:p>
    <w:p w14:paraId="07DBBED3" w14:textId="77777777" w:rsidR="002904B4" w:rsidRPr="00811A37" w:rsidRDefault="002904B4" w:rsidP="002904B4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>Из класса географии появляются УНТЕР-ОФИЦЕР и РЯДОВОЙ.</w:t>
      </w:r>
    </w:p>
    <w:p w14:paraId="143465C5" w14:textId="77777777" w:rsidR="002904B4" w:rsidRPr="00811A37" w:rsidRDefault="002904B4" w:rsidP="002904B4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РЯДОВОЙ</w:t>
      </w:r>
    </w:p>
    <w:p w14:paraId="3930E420" w14:textId="77777777" w:rsidR="002904B4" w:rsidRPr="00811A37" w:rsidRDefault="002904B4" w:rsidP="002904B4">
      <w:pPr>
        <w:pStyle w:val="aff5"/>
        <w:rPr>
          <w:sz w:val="22"/>
          <w:szCs w:val="22"/>
        </w:rPr>
      </w:pPr>
      <w:r w:rsidRPr="00811A37">
        <w:rPr>
          <w:sz w:val="22"/>
          <w:szCs w:val="22"/>
        </w:rPr>
        <w:t>(по-немецки)</w:t>
      </w:r>
    </w:p>
    <w:p w14:paraId="23AC63E3" w14:textId="77777777" w:rsidR="002904B4" w:rsidRPr="00811A37" w:rsidRDefault="002904B4" w:rsidP="002904B4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Госпиталь смешанный. Есть военные, есть гражданские. Кто есть кто, сложно понять.</w:t>
      </w:r>
    </w:p>
    <w:p w14:paraId="2780C126" w14:textId="77777777" w:rsidR="002904B4" w:rsidRPr="00811A37" w:rsidRDefault="002904B4" w:rsidP="002904B4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УНТЕР-ОФИЦЕР</w:t>
      </w:r>
    </w:p>
    <w:p w14:paraId="117EA5CD" w14:textId="77777777" w:rsidR="002904B4" w:rsidRPr="00811A37" w:rsidRDefault="002904B4" w:rsidP="002904B4">
      <w:pPr>
        <w:pStyle w:val="aff5"/>
        <w:rPr>
          <w:sz w:val="22"/>
          <w:szCs w:val="22"/>
        </w:rPr>
      </w:pPr>
      <w:r w:rsidRPr="00811A37">
        <w:rPr>
          <w:sz w:val="22"/>
          <w:szCs w:val="22"/>
        </w:rPr>
        <w:t>(безразлично)</w:t>
      </w:r>
    </w:p>
    <w:p w14:paraId="42AB5887" w14:textId="77777777" w:rsidR="002904B4" w:rsidRPr="00811A37" w:rsidRDefault="002904B4" w:rsidP="002904B4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Всех выводи, какая разница.</w:t>
      </w:r>
    </w:p>
    <w:p w14:paraId="42700F94" w14:textId="77777777" w:rsidR="002904B4" w:rsidRPr="00811A37" w:rsidRDefault="002904B4" w:rsidP="002904B4">
      <w:pPr>
        <w:pStyle w:val="aff5"/>
        <w:rPr>
          <w:sz w:val="22"/>
          <w:szCs w:val="22"/>
        </w:rPr>
      </w:pPr>
      <w:r w:rsidRPr="00811A37">
        <w:rPr>
          <w:sz w:val="22"/>
          <w:szCs w:val="22"/>
        </w:rPr>
        <w:t>(громко, солдатам)</w:t>
      </w:r>
    </w:p>
    <w:p w14:paraId="6012871E" w14:textId="77777777" w:rsidR="002904B4" w:rsidRPr="00811A37" w:rsidRDefault="002904B4" w:rsidP="002904B4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Забираем всех! Всех!</w:t>
      </w:r>
    </w:p>
    <w:p w14:paraId="41D66862" w14:textId="77777777" w:rsidR="002904B4" w:rsidRPr="00811A37" w:rsidRDefault="002904B4" w:rsidP="002904B4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>Солдаты начинают ставить в строй всех подряд: стариков, женщин, детей. Шум, плач, хлёсткая немецкая речь.</w:t>
      </w:r>
    </w:p>
    <w:p w14:paraId="596F5350" w14:textId="77777777" w:rsidR="002904B4" w:rsidRPr="00811A37" w:rsidRDefault="002904B4" w:rsidP="002904B4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lastRenderedPageBreak/>
        <w:t>ВЕРА</w:t>
      </w:r>
    </w:p>
    <w:p w14:paraId="1EDC0A7E" w14:textId="77777777" w:rsidR="002904B4" w:rsidRPr="00811A37" w:rsidRDefault="002904B4" w:rsidP="002904B4">
      <w:pPr>
        <w:pStyle w:val="aff5"/>
        <w:rPr>
          <w:sz w:val="22"/>
          <w:szCs w:val="22"/>
        </w:rPr>
      </w:pPr>
      <w:r w:rsidRPr="00811A37">
        <w:rPr>
          <w:sz w:val="22"/>
          <w:szCs w:val="22"/>
        </w:rPr>
        <w:t>(растерянно)</w:t>
      </w:r>
    </w:p>
    <w:p w14:paraId="7A8B42DC" w14:textId="77777777" w:rsidR="002904B4" w:rsidRPr="00811A37" w:rsidRDefault="002904B4" w:rsidP="002904B4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 xml:space="preserve">Стойте, подождите… Не надо </w:t>
      </w:r>
      <w:proofErr w:type="spellStart"/>
      <w:r w:rsidRPr="00811A37">
        <w:rPr>
          <w:sz w:val="22"/>
          <w:szCs w:val="22"/>
        </w:rPr>
        <w:t>алес</w:t>
      </w:r>
      <w:proofErr w:type="spellEnd"/>
      <w:r w:rsidRPr="00811A37">
        <w:rPr>
          <w:sz w:val="22"/>
          <w:szCs w:val="22"/>
        </w:rPr>
        <w:t xml:space="preserve">! </w:t>
      </w:r>
    </w:p>
    <w:p w14:paraId="4B90EFE0" w14:textId="77777777" w:rsidR="002904B4" w:rsidRPr="00811A37" w:rsidRDefault="002904B4" w:rsidP="002904B4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>Вера бросается следом за унтер-офицером.</w:t>
      </w:r>
    </w:p>
    <w:p w14:paraId="124F4B41" w14:textId="77777777" w:rsidR="002904B4" w:rsidRPr="00811A37" w:rsidRDefault="002904B4" w:rsidP="002904B4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Вера</w:t>
      </w:r>
    </w:p>
    <w:p w14:paraId="0706BF27" w14:textId="77777777" w:rsidR="002904B4" w:rsidRPr="00811A37" w:rsidRDefault="002904B4" w:rsidP="002904B4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Подождите! Стойте!</w:t>
      </w:r>
    </w:p>
    <w:p w14:paraId="28DFFA09" w14:textId="77777777" w:rsidR="002904B4" w:rsidRPr="00811A37" w:rsidRDefault="002904B4" w:rsidP="002904B4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>Унтер-офицер поворачивается к Вере.</w:t>
      </w:r>
    </w:p>
    <w:p w14:paraId="3387EDF5" w14:textId="77777777" w:rsidR="002904B4" w:rsidRPr="00811A37" w:rsidRDefault="002904B4" w:rsidP="002904B4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ВЕРА</w:t>
      </w:r>
    </w:p>
    <w:p w14:paraId="00C09CCF" w14:textId="77777777" w:rsidR="002904B4" w:rsidRPr="00811A37" w:rsidRDefault="002904B4" w:rsidP="002904B4">
      <w:pPr>
        <w:pStyle w:val="aff5"/>
        <w:rPr>
          <w:sz w:val="22"/>
          <w:szCs w:val="22"/>
        </w:rPr>
      </w:pPr>
      <w:r w:rsidRPr="00811A37">
        <w:rPr>
          <w:sz w:val="22"/>
          <w:szCs w:val="22"/>
        </w:rPr>
        <w:t>(пытаясь передать иностранный язык)</w:t>
      </w:r>
    </w:p>
    <w:p w14:paraId="784C6BA4" w14:textId="77777777" w:rsidR="002904B4" w:rsidRPr="00811A37" w:rsidRDefault="002904B4" w:rsidP="002904B4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У нас нет солдат. Пациенты, да? Пациенты!</w:t>
      </w:r>
    </w:p>
    <w:p w14:paraId="26CA667F" w14:textId="77777777" w:rsidR="002904B4" w:rsidRPr="00811A37" w:rsidRDefault="002904B4" w:rsidP="002904B4">
      <w:pPr>
        <w:pStyle w:val="aff5"/>
        <w:rPr>
          <w:sz w:val="22"/>
          <w:szCs w:val="22"/>
        </w:rPr>
      </w:pPr>
      <w:r w:rsidRPr="00811A37">
        <w:rPr>
          <w:sz w:val="22"/>
          <w:szCs w:val="22"/>
        </w:rPr>
        <w:t>(усиленно жестикулирует)</w:t>
      </w:r>
    </w:p>
    <w:p w14:paraId="3DCAD501" w14:textId="77777777" w:rsidR="002904B4" w:rsidRPr="00811A37" w:rsidRDefault="002904B4" w:rsidP="002904B4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Нет Красной армии! Нет солдат! Только пациенты.</w:t>
      </w:r>
    </w:p>
    <w:p w14:paraId="295A4A0D" w14:textId="77777777" w:rsidR="002904B4" w:rsidRPr="00811A37" w:rsidRDefault="002904B4" w:rsidP="002904B4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УНТЕР-ОФИЦЕР</w:t>
      </w:r>
    </w:p>
    <w:p w14:paraId="07D7A187" w14:textId="77777777" w:rsidR="002904B4" w:rsidRPr="00811A37" w:rsidRDefault="002904B4" w:rsidP="002904B4">
      <w:pPr>
        <w:pStyle w:val="aff5"/>
        <w:rPr>
          <w:sz w:val="22"/>
          <w:szCs w:val="22"/>
        </w:rPr>
      </w:pPr>
      <w:r w:rsidRPr="00811A37">
        <w:rPr>
          <w:sz w:val="22"/>
          <w:szCs w:val="22"/>
        </w:rPr>
        <w:t xml:space="preserve">(по-немецки) </w:t>
      </w:r>
    </w:p>
    <w:p w14:paraId="765C727C" w14:textId="77777777" w:rsidR="002904B4" w:rsidRPr="00811A37" w:rsidRDefault="002904B4" w:rsidP="002904B4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Пациент, да понимаю. Очень гуманно. Покажите где ещё солдаты и пациентов трогать не будем.</w:t>
      </w:r>
    </w:p>
    <w:p w14:paraId="53A0F2F6" w14:textId="77777777" w:rsidR="002904B4" w:rsidRPr="00811A37" w:rsidRDefault="002904B4" w:rsidP="002904B4">
      <w:pPr>
        <w:pStyle w:val="aff5"/>
        <w:rPr>
          <w:sz w:val="22"/>
          <w:szCs w:val="22"/>
        </w:rPr>
      </w:pPr>
      <w:r w:rsidRPr="00811A37">
        <w:rPr>
          <w:sz w:val="22"/>
          <w:szCs w:val="22"/>
        </w:rPr>
        <w:t>(</w:t>
      </w:r>
      <w:proofErr w:type="spellStart"/>
      <w:r w:rsidRPr="00811A37">
        <w:rPr>
          <w:sz w:val="22"/>
          <w:szCs w:val="22"/>
        </w:rPr>
        <w:t>по-слогам</w:t>
      </w:r>
      <w:proofErr w:type="spellEnd"/>
      <w:r w:rsidRPr="00811A37">
        <w:rPr>
          <w:sz w:val="22"/>
          <w:szCs w:val="22"/>
        </w:rPr>
        <w:t>, устало глядя на Веру)</w:t>
      </w:r>
    </w:p>
    <w:p w14:paraId="6095A134" w14:textId="77777777" w:rsidR="002904B4" w:rsidRPr="00811A37" w:rsidRDefault="002904B4" w:rsidP="002904B4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Сол-да-ты?</w:t>
      </w:r>
    </w:p>
    <w:p w14:paraId="67563FEC" w14:textId="77777777" w:rsidR="002904B4" w:rsidRPr="00811A37" w:rsidRDefault="002904B4" w:rsidP="002904B4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>Вера молчит, не в состоянии сделать такой сложный выбор, унтер-офицер пожимает плечами и собирается уйти. В этот момент из строя выходит Морозов с поднятыми руками.</w:t>
      </w:r>
    </w:p>
    <w:p w14:paraId="72DF407C" w14:textId="77777777" w:rsidR="002904B4" w:rsidRPr="00811A37" w:rsidRDefault="002904B4" w:rsidP="002904B4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Морозов</w:t>
      </w:r>
    </w:p>
    <w:p w14:paraId="79B9C9A2" w14:textId="77777777" w:rsidR="002904B4" w:rsidRPr="00811A37" w:rsidRDefault="002904B4" w:rsidP="002904B4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 xml:space="preserve">Я – солдат. </w:t>
      </w:r>
    </w:p>
    <w:p w14:paraId="67793DF7" w14:textId="77777777" w:rsidR="002904B4" w:rsidRPr="00811A37" w:rsidRDefault="002904B4" w:rsidP="002904B4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Вера</w:t>
      </w:r>
    </w:p>
    <w:p w14:paraId="314B1F26" w14:textId="320D0978" w:rsidR="002904B4" w:rsidRPr="00811A37" w:rsidRDefault="002904B4" w:rsidP="002904B4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 xml:space="preserve">Степан Николаич, нет… </w:t>
      </w:r>
    </w:p>
    <w:p w14:paraId="29F6B64B" w14:textId="77777777" w:rsidR="002904B4" w:rsidRPr="00811A37" w:rsidRDefault="002904B4" w:rsidP="002904B4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Морозов</w:t>
      </w:r>
    </w:p>
    <w:p w14:paraId="78BC2BA4" w14:textId="77777777" w:rsidR="002904B4" w:rsidRPr="00811A37" w:rsidRDefault="002904B4" w:rsidP="002904B4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Все нормально, Верочка. Иначе они всех убьют.</w:t>
      </w:r>
    </w:p>
    <w:p w14:paraId="65E32EF5" w14:textId="77777777" w:rsidR="002904B4" w:rsidRPr="00811A37" w:rsidRDefault="002904B4" w:rsidP="002904B4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>Еще с десяток мужчин один за другим поднимают руки и становятся в строй. Немецкие солдаты смотрят на пленных с улыбкой, перешёптываясь.</w:t>
      </w:r>
    </w:p>
    <w:p w14:paraId="578D5AEC" w14:textId="77777777" w:rsidR="002904B4" w:rsidRPr="00811A37" w:rsidRDefault="002904B4" w:rsidP="002904B4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УНТЕР-ОФИЦЕР</w:t>
      </w:r>
    </w:p>
    <w:p w14:paraId="64E5FB7B" w14:textId="77777777" w:rsidR="002904B4" w:rsidRPr="00811A37" w:rsidRDefault="002904B4" w:rsidP="002904B4">
      <w:pPr>
        <w:pStyle w:val="aff5"/>
        <w:rPr>
          <w:sz w:val="22"/>
          <w:szCs w:val="22"/>
        </w:rPr>
      </w:pPr>
      <w:r w:rsidRPr="00811A37">
        <w:rPr>
          <w:sz w:val="22"/>
          <w:szCs w:val="22"/>
        </w:rPr>
        <w:t>(Вере)</w:t>
      </w:r>
    </w:p>
    <w:p w14:paraId="65ED7F2A" w14:textId="77777777" w:rsidR="002904B4" w:rsidRPr="00811A37" w:rsidRDefault="002904B4" w:rsidP="002904B4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Это всё?</w:t>
      </w:r>
    </w:p>
    <w:p w14:paraId="63345429" w14:textId="77777777" w:rsidR="002904B4" w:rsidRPr="00811A37" w:rsidRDefault="002904B4" w:rsidP="002904B4">
      <w:pPr>
        <w:pStyle w:val="aff4"/>
        <w:rPr>
          <w:sz w:val="22"/>
          <w:szCs w:val="22"/>
        </w:rPr>
      </w:pPr>
      <w:proofErr w:type="gramStart"/>
      <w:r w:rsidRPr="00811A37">
        <w:rPr>
          <w:sz w:val="22"/>
          <w:szCs w:val="22"/>
        </w:rPr>
        <w:t>Вера</w:t>
      </w:r>
      <w:proofErr w:type="gramEnd"/>
      <w:r w:rsidRPr="00811A37">
        <w:rPr>
          <w:sz w:val="22"/>
          <w:szCs w:val="22"/>
        </w:rPr>
        <w:t xml:space="preserve"> переглянувшись с Морозовым и кивает: всё. </w:t>
      </w:r>
    </w:p>
    <w:p w14:paraId="698D83EE" w14:textId="77777777" w:rsidR="002904B4" w:rsidRPr="00811A37" w:rsidRDefault="002904B4" w:rsidP="002904B4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УНТЕР-ОФИЦЕР</w:t>
      </w:r>
    </w:p>
    <w:p w14:paraId="750B35E6" w14:textId="77777777" w:rsidR="002904B4" w:rsidRPr="00811A37" w:rsidRDefault="002904B4" w:rsidP="002904B4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Прекрасно. Выводите.</w:t>
      </w:r>
    </w:p>
    <w:p w14:paraId="4A1F9CBC" w14:textId="77777777" w:rsidR="002904B4" w:rsidRPr="00811A37" w:rsidRDefault="002904B4" w:rsidP="002904B4">
      <w:pPr>
        <w:pStyle w:val="aff5"/>
        <w:rPr>
          <w:sz w:val="22"/>
          <w:szCs w:val="22"/>
        </w:rPr>
      </w:pPr>
      <w:r w:rsidRPr="00811A37">
        <w:rPr>
          <w:sz w:val="22"/>
          <w:szCs w:val="22"/>
        </w:rPr>
        <w:t>(солдату, кивнув на Веру)</w:t>
      </w:r>
    </w:p>
    <w:p w14:paraId="39CCAC98" w14:textId="77777777" w:rsidR="002904B4" w:rsidRPr="00811A37" w:rsidRDefault="002904B4" w:rsidP="002904B4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Её тоже. Пусть Нонбург сам разбирается.</w:t>
      </w:r>
    </w:p>
    <w:p w14:paraId="7C0603F4" w14:textId="77777777" w:rsidR="002904B4" w:rsidRPr="00811A37" w:rsidRDefault="002904B4" w:rsidP="002904B4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lastRenderedPageBreak/>
        <w:t xml:space="preserve">Солдат подталкивает Веру прикладом в спину. Вера растеряно смотрит – но солдат не дает ей особо вертеть головой и ставит в строй. Обернувшись, Вера видит Домку, стоящего с другими детьми. </w:t>
      </w:r>
    </w:p>
    <w:p w14:paraId="0DD2A573" w14:textId="77777777" w:rsidR="002904B4" w:rsidRPr="00811A37" w:rsidRDefault="002904B4" w:rsidP="002904B4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Вера</w:t>
      </w:r>
    </w:p>
    <w:p w14:paraId="6521DF5A" w14:textId="77777777" w:rsidR="002904B4" w:rsidRPr="00811A37" w:rsidRDefault="002904B4" w:rsidP="002904B4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Домка… слава Богу, живой.</w:t>
      </w:r>
    </w:p>
    <w:p w14:paraId="5F8270D6" w14:textId="77777777" w:rsidR="002904B4" w:rsidRPr="00811A37" w:rsidRDefault="002904B4" w:rsidP="002904B4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 xml:space="preserve">Домка видит Веру, бросается к ней, но Борис </w:t>
      </w:r>
      <w:proofErr w:type="spellStart"/>
      <w:r w:rsidRPr="00811A37">
        <w:rPr>
          <w:sz w:val="22"/>
          <w:szCs w:val="22"/>
        </w:rPr>
        <w:t>Блитштейн</w:t>
      </w:r>
      <w:proofErr w:type="spellEnd"/>
      <w:r w:rsidRPr="00811A37">
        <w:rPr>
          <w:sz w:val="22"/>
          <w:szCs w:val="22"/>
        </w:rPr>
        <w:t xml:space="preserve"> крепко держит его.</w:t>
      </w:r>
    </w:p>
    <w:p w14:paraId="2A2FA639" w14:textId="77777777" w:rsidR="002904B4" w:rsidRPr="00811A37" w:rsidRDefault="002904B4" w:rsidP="002904B4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Домка</w:t>
      </w:r>
    </w:p>
    <w:p w14:paraId="0108A271" w14:textId="77777777" w:rsidR="002904B4" w:rsidRPr="00811A37" w:rsidRDefault="002904B4" w:rsidP="002904B4">
      <w:pPr>
        <w:pStyle w:val="aff5"/>
        <w:rPr>
          <w:sz w:val="22"/>
          <w:szCs w:val="22"/>
        </w:rPr>
      </w:pPr>
      <w:r w:rsidRPr="00811A37">
        <w:rPr>
          <w:sz w:val="22"/>
          <w:szCs w:val="22"/>
        </w:rPr>
        <w:t>(громко, почти плача)</w:t>
      </w:r>
    </w:p>
    <w:p w14:paraId="434C7256" w14:textId="77777777" w:rsidR="002904B4" w:rsidRPr="00811A37" w:rsidRDefault="002904B4" w:rsidP="002904B4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 xml:space="preserve">Нет! Мама! Не уходи! </w:t>
      </w:r>
    </w:p>
    <w:p w14:paraId="66CB2A4D" w14:textId="77777777" w:rsidR="002904B4" w:rsidRPr="00811A37" w:rsidRDefault="002904B4" w:rsidP="002904B4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ВЕРА</w:t>
      </w:r>
    </w:p>
    <w:p w14:paraId="1B22C835" w14:textId="77777777" w:rsidR="002904B4" w:rsidRPr="00811A37" w:rsidRDefault="002904B4" w:rsidP="002904B4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 xml:space="preserve">Я вернусь Домка! Вернусь! </w:t>
      </w:r>
    </w:p>
    <w:p w14:paraId="206752E0" w14:textId="77777777" w:rsidR="002904B4" w:rsidRPr="00811A37" w:rsidRDefault="002904B4" w:rsidP="002904B4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 xml:space="preserve">Мирра </w:t>
      </w:r>
      <w:proofErr w:type="spellStart"/>
      <w:r w:rsidRPr="00811A37">
        <w:rPr>
          <w:sz w:val="22"/>
          <w:szCs w:val="22"/>
        </w:rPr>
        <w:t>Блитштейн</w:t>
      </w:r>
      <w:proofErr w:type="spellEnd"/>
      <w:r w:rsidRPr="00811A37">
        <w:rPr>
          <w:sz w:val="22"/>
          <w:szCs w:val="22"/>
        </w:rPr>
        <w:t xml:space="preserve">, с Раечкой на руках, зажимает ладонью собственный рот, чтобы не зарыдать в голос. </w:t>
      </w:r>
    </w:p>
    <w:p w14:paraId="36E32900" w14:textId="245BF899" w:rsidR="002904B4" w:rsidRPr="00811A37" w:rsidRDefault="002904B4" w:rsidP="002904B4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 xml:space="preserve">Колонна солдат и Вера </w:t>
      </w:r>
      <w:r w:rsidR="004778C9" w:rsidRPr="00811A37">
        <w:rPr>
          <w:sz w:val="22"/>
          <w:szCs w:val="22"/>
        </w:rPr>
        <w:t>спускаются по лестнице</w:t>
      </w:r>
      <w:r w:rsidRPr="00811A37">
        <w:rPr>
          <w:sz w:val="22"/>
          <w:szCs w:val="22"/>
        </w:rPr>
        <w:t xml:space="preserve">. Домка вырывается из рук </w:t>
      </w:r>
      <w:proofErr w:type="spellStart"/>
      <w:r w:rsidRPr="00811A37">
        <w:rPr>
          <w:sz w:val="22"/>
          <w:szCs w:val="22"/>
        </w:rPr>
        <w:t>Блитштейна</w:t>
      </w:r>
      <w:proofErr w:type="spellEnd"/>
      <w:r w:rsidRPr="00811A37">
        <w:rPr>
          <w:sz w:val="22"/>
          <w:szCs w:val="22"/>
        </w:rPr>
        <w:t xml:space="preserve"> и бежит по коридору. </w:t>
      </w:r>
    </w:p>
    <w:p w14:paraId="43A8C5BC" w14:textId="77777777" w:rsidR="002904B4" w:rsidRPr="00811A37" w:rsidRDefault="002904B4" w:rsidP="002904B4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>Он пробегает мимо операционной, заскакивает внутрь и мгновенно выбегает. За ним появляется Тетя Феня.</w:t>
      </w:r>
    </w:p>
    <w:p w14:paraId="3CB683E1" w14:textId="77777777" w:rsidR="002904B4" w:rsidRPr="00811A37" w:rsidRDefault="002904B4" w:rsidP="002904B4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Тетя Феня</w:t>
      </w:r>
    </w:p>
    <w:p w14:paraId="40EE2CA0" w14:textId="77777777" w:rsidR="002904B4" w:rsidRPr="00811A37" w:rsidRDefault="002904B4" w:rsidP="002904B4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 xml:space="preserve">Домка! Господи прости, что же это делается. </w:t>
      </w:r>
    </w:p>
    <w:p w14:paraId="0C32C075" w14:textId="77777777" w:rsidR="002904B4" w:rsidRPr="00811A37" w:rsidRDefault="002904B4" w:rsidP="002904B4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>Она смотрит вслед Домке, убегающему по коридору.</w:t>
      </w:r>
    </w:p>
    <w:p w14:paraId="120E032D" w14:textId="77777777" w:rsidR="002904B4" w:rsidRPr="00811A37" w:rsidRDefault="002904B4" w:rsidP="002904B4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Тетя Феня</w:t>
      </w:r>
    </w:p>
    <w:p w14:paraId="3E9C9171" w14:textId="77777777" w:rsidR="002904B4" w:rsidRPr="00811A37" w:rsidRDefault="002904B4" w:rsidP="002904B4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 xml:space="preserve">Куда побежал… </w:t>
      </w:r>
    </w:p>
    <w:p w14:paraId="4E6CB26D" w14:textId="77777777" w:rsidR="0037068D" w:rsidRPr="00811A37" w:rsidRDefault="0037068D" w:rsidP="0037068D">
      <w:pPr>
        <w:pStyle w:val="aff2"/>
        <w:rPr>
          <w:sz w:val="22"/>
          <w:szCs w:val="22"/>
        </w:rPr>
      </w:pPr>
      <w:r w:rsidRPr="00811A37">
        <w:rPr>
          <w:sz w:val="22"/>
          <w:szCs w:val="22"/>
        </w:rPr>
        <w:t>1-10. НАТ.ШКОЛЬНЫЙ ДВОР.У Чёрного входа. УТРО.</w:t>
      </w:r>
    </w:p>
    <w:p w14:paraId="3B05EC65" w14:textId="281736C2" w:rsidR="0037068D" w:rsidRPr="00811A37" w:rsidRDefault="0037068D" w:rsidP="0037068D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>За происходящим в школьном дворе из укрытия наблюдает партизан МУДРИК: он видит, как во двор въезжает закрытый чёрный автомобиль. Один из солдат срывается с места и бежит открыть дверцу. Вытягивается по струнке.</w:t>
      </w:r>
    </w:p>
    <w:p w14:paraId="6D4AAEA3" w14:textId="77777777" w:rsidR="0037068D" w:rsidRPr="00811A37" w:rsidRDefault="0037068D" w:rsidP="0037068D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>В осеннюю слякоть опускается идеально белый войлочный сапог – тёплая генеральская бурка.</w:t>
      </w:r>
    </w:p>
    <w:p w14:paraId="14A4A106" w14:textId="5D1FBF05" w:rsidR="0037068D" w:rsidRPr="00811A37" w:rsidRDefault="0037068D" w:rsidP="0037068D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 xml:space="preserve">Со школьного крыльца во двор спускается колонна во главе с немцами. Следом идут пленные солдаты и Вера. </w:t>
      </w:r>
      <w:r w:rsidR="00AF4ADB" w:rsidRPr="00811A37">
        <w:rPr>
          <w:sz w:val="22"/>
          <w:szCs w:val="22"/>
        </w:rPr>
        <w:t xml:space="preserve">Хромой </w:t>
      </w:r>
      <w:r w:rsidRPr="00811A37">
        <w:rPr>
          <w:sz w:val="22"/>
          <w:szCs w:val="22"/>
        </w:rPr>
        <w:t xml:space="preserve">Морозов оступается на ступеньке, падает. Вера бросается помочь ему встать. </w:t>
      </w:r>
    </w:p>
    <w:p w14:paraId="0AC22B44" w14:textId="77777777" w:rsidR="0037068D" w:rsidRPr="00811A37" w:rsidRDefault="0037068D" w:rsidP="0037068D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Солдат</w:t>
      </w:r>
    </w:p>
    <w:p w14:paraId="56027923" w14:textId="77777777" w:rsidR="0037068D" w:rsidRPr="00811A37" w:rsidRDefault="0037068D" w:rsidP="0037068D">
      <w:pPr>
        <w:pStyle w:val="aff5"/>
        <w:rPr>
          <w:sz w:val="22"/>
          <w:szCs w:val="22"/>
        </w:rPr>
      </w:pPr>
      <w:r w:rsidRPr="00811A37">
        <w:rPr>
          <w:sz w:val="22"/>
          <w:szCs w:val="22"/>
        </w:rPr>
        <w:t>(по-немецки)</w:t>
      </w:r>
    </w:p>
    <w:p w14:paraId="37EE1EB7" w14:textId="77777777" w:rsidR="0037068D" w:rsidRPr="00811A37" w:rsidRDefault="0037068D" w:rsidP="0037068D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 xml:space="preserve">В строй! Ну-ка, в строй, живо! </w:t>
      </w:r>
    </w:p>
    <w:p w14:paraId="451D14A4" w14:textId="77777777" w:rsidR="0037068D" w:rsidRPr="00811A37" w:rsidRDefault="0037068D" w:rsidP="0037068D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 xml:space="preserve">Вера не слушает солдата, пытается помочь Морозову. Солдат в ярости подбегает, замахивается прикладом… и тут ему на плечо опускается рука в кожаной перчатке. Солдат оглядывается, вытягивается по струнке. Перед ним майор ШОННЕНБРЕГ (50). Спортивный, холёный, с холодными глазами. </w:t>
      </w:r>
    </w:p>
    <w:p w14:paraId="07ADC055" w14:textId="77777777" w:rsidR="0037068D" w:rsidRPr="00811A37" w:rsidRDefault="0037068D" w:rsidP="0037068D">
      <w:pPr>
        <w:pStyle w:val="aff3"/>
        <w:rPr>
          <w:sz w:val="22"/>
          <w:szCs w:val="22"/>
        </w:rPr>
      </w:pPr>
      <w:r w:rsidRPr="00811A37">
        <w:rPr>
          <w:sz w:val="22"/>
          <w:szCs w:val="22"/>
        </w:rPr>
        <w:lastRenderedPageBreak/>
        <w:t>ШОННЕНБЕРГ</w:t>
      </w:r>
    </w:p>
    <w:p w14:paraId="2FB82DCF" w14:textId="77777777" w:rsidR="0037068D" w:rsidRPr="00811A37" w:rsidRDefault="0037068D" w:rsidP="0037068D">
      <w:pPr>
        <w:pStyle w:val="aff5"/>
        <w:rPr>
          <w:sz w:val="22"/>
          <w:szCs w:val="22"/>
        </w:rPr>
      </w:pPr>
      <w:r w:rsidRPr="00811A37">
        <w:rPr>
          <w:sz w:val="22"/>
          <w:szCs w:val="22"/>
        </w:rPr>
        <w:t>(по-немецки, солдату)</w:t>
      </w:r>
    </w:p>
    <w:p w14:paraId="47C22921" w14:textId="77777777" w:rsidR="0037068D" w:rsidRPr="00811A37" w:rsidRDefault="0037068D" w:rsidP="0037068D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Отставить.</w:t>
      </w:r>
    </w:p>
    <w:p w14:paraId="7EB0A309" w14:textId="77777777" w:rsidR="0037068D" w:rsidRPr="00811A37" w:rsidRDefault="0037068D" w:rsidP="0037068D">
      <w:pPr>
        <w:pStyle w:val="aff4"/>
        <w:rPr>
          <w:sz w:val="22"/>
          <w:szCs w:val="22"/>
        </w:rPr>
      </w:pPr>
      <w:proofErr w:type="spellStart"/>
      <w:r w:rsidRPr="00811A37">
        <w:rPr>
          <w:sz w:val="22"/>
          <w:szCs w:val="22"/>
        </w:rPr>
        <w:t>Шонненберг</w:t>
      </w:r>
      <w:proofErr w:type="spellEnd"/>
      <w:r w:rsidRPr="00811A37">
        <w:rPr>
          <w:sz w:val="22"/>
          <w:szCs w:val="22"/>
        </w:rPr>
        <w:t xml:space="preserve"> подает Вере руку, но Вера встает сама и помогает подняться Морозову. К </w:t>
      </w:r>
      <w:proofErr w:type="spellStart"/>
      <w:r w:rsidRPr="00811A37">
        <w:rPr>
          <w:sz w:val="22"/>
          <w:szCs w:val="22"/>
        </w:rPr>
        <w:t>Шонненбергу</w:t>
      </w:r>
      <w:proofErr w:type="spellEnd"/>
      <w:r w:rsidRPr="00811A37">
        <w:rPr>
          <w:sz w:val="22"/>
          <w:szCs w:val="22"/>
        </w:rPr>
        <w:t xml:space="preserve"> подходит унтер-офицер.</w:t>
      </w:r>
    </w:p>
    <w:p w14:paraId="596B9E7B" w14:textId="77777777" w:rsidR="0037068D" w:rsidRPr="00811A37" w:rsidRDefault="0037068D" w:rsidP="0037068D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Унтер-офицер</w:t>
      </w:r>
    </w:p>
    <w:p w14:paraId="10ABCB73" w14:textId="77777777" w:rsidR="0037068D" w:rsidRPr="00811A37" w:rsidRDefault="0037068D" w:rsidP="0037068D">
      <w:pPr>
        <w:pStyle w:val="aff5"/>
        <w:rPr>
          <w:sz w:val="22"/>
          <w:szCs w:val="22"/>
        </w:rPr>
      </w:pPr>
      <w:r w:rsidRPr="00811A37">
        <w:rPr>
          <w:sz w:val="22"/>
          <w:szCs w:val="22"/>
        </w:rPr>
        <w:t>(по-немецки)</w:t>
      </w:r>
    </w:p>
    <w:p w14:paraId="29A8AA6F" w14:textId="77777777" w:rsidR="0037068D" w:rsidRPr="00811A37" w:rsidRDefault="0037068D" w:rsidP="0037068D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Здесь расположен русский госпиталь смешанного типа. Военные сдались самостоятельно. Остальные похожи на гражданских, есть дети и женщины, подростки…</w:t>
      </w:r>
    </w:p>
    <w:p w14:paraId="469F2BE1" w14:textId="77777777" w:rsidR="0037068D" w:rsidRPr="00811A37" w:rsidRDefault="0037068D" w:rsidP="0037068D">
      <w:pPr>
        <w:pStyle w:val="aff4"/>
        <w:rPr>
          <w:sz w:val="22"/>
          <w:szCs w:val="22"/>
        </w:rPr>
      </w:pPr>
      <w:proofErr w:type="spellStart"/>
      <w:r w:rsidRPr="00811A37">
        <w:rPr>
          <w:sz w:val="22"/>
          <w:szCs w:val="22"/>
        </w:rPr>
        <w:t>Шонненберг</w:t>
      </w:r>
      <w:proofErr w:type="spellEnd"/>
      <w:r w:rsidRPr="00811A37">
        <w:rPr>
          <w:sz w:val="22"/>
          <w:szCs w:val="22"/>
        </w:rPr>
        <w:t xml:space="preserve"> внимательно слушает, сложив руки сзади, одобрительно кивает, смотрит на Веру, на окровавленные хирургические перчатки и висящую под подбородком марлевую повязку. Не дослушав </w:t>
      </w:r>
      <w:proofErr w:type="gramStart"/>
      <w:r w:rsidRPr="00811A37">
        <w:rPr>
          <w:sz w:val="22"/>
          <w:szCs w:val="22"/>
        </w:rPr>
        <w:t>отчёт унтер-офицера</w:t>
      </w:r>
      <w:proofErr w:type="gramEnd"/>
      <w:r w:rsidRPr="00811A37">
        <w:rPr>
          <w:sz w:val="22"/>
          <w:szCs w:val="22"/>
        </w:rPr>
        <w:t xml:space="preserve"> машет рукой: «Уводите», а сам обращается к Вере.</w:t>
      </w:r>
    </w:p>
    <w:p w14:paraId="6363427C" w14:textId="77777777" w:rsidR="0037068D" w:rsidRPr="00811A37" w:rsidRDefault="0037068D" w:rsidP="0037068D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 xml:space="preserve">ЗДЕСЬ И ДАЛЕЕ: ШОННЕНБЕРГ ГОВОРИТ ПО-РУССКИ ПРИ ПОМОЩИ ПОЛЬСКИХ СЛОВ, КОТОРЫЕ ПРОИЗНОСИТ С НЕМЕЦКИМ АКЦЕНТОМ. ЗАПИСЬ ПОЛЬСКОГО КИРИЛЛИЦЕЙ ВЫГЛЯДИТ КОМИЧНО, НО ПРОИЗНЕСЕННЫЕ АКТЕРОМ РЕПЛИКИ БУДУТ ЗВУЧАТЬ НОРМАЛЬНО И ПОНЯТНО. </w:t>
      </w:r>
    </w:p>
    <w:p w14:paraId="71FA7087" w14:textId="77777777" w:rsidR="0037068D" w:rsidRPr="00811A37" w:rsidRDefault="0037068D" w:rsidP="0037068D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Шонненберг</w:t>
      </w:r>
    </w:p>
    <w:p w14:paraId="2FBBD0F2" w14:textId="77777777" w:rsidR="0037068D" w:rsidRPr="00811A37" w:rsidRDefault="0037068D" w:rsidP="0037068D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 xml:space="preserve">Пани есть </w:t>
      </w:r>
      <w:proofErr w:type="spellStart"/>
      <w:r w:rsidRPr="00811A37">
        <w:rPr>
          <w:sz w:val="22"/>
          <w:szCs w:val="22"/>
        </w:rPr>
        <w:t>гуувна</w:t>
      </w:r>
      <w:proofErr w:type="spellEnd"/>
      <w:r w:rsidRPr="00811A37">
        <w:rPr>
          <w:sz w:val="22"/>
          <w:szCs w:val="22"/>
        </w:rPr>
        <w:t xml:space="preserve"> докторка госпиталя </w:t>
      </w:r>
      <w:proofErr w:type="spellStart"/>
      <w:r w:rsidRPr="00811A37">
        <w:rPr>
          <w:sz w:val="22"/>
          <w:szCs w:val="22"/>
        </w:rPr>
        <w:t>гражданскьего</w:t>
      </w:r>
      <w:proofErr w:type="spellEnd"/>
      <w:r w:rsidRPr="00811A37">
        <w:rPr>
          <w:sz w:val="22"/>
          <w:szCs w:val="22"/>
        </w:rPr>
        <w:t>?</w:t>
      </w:r>
    </w:p>
    <w:p w14:paraId="534BAEF3" w14:textId="77777777" w:rsidR="0037068D" w:rsidRPr="00811A37" w:rsidRDefault="0037068D" w:rsidP="0037068D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ВЕРА</w:t>
      </w:r>
    </w:p>
    <w:p w14:paraId="198394B8" w14:textId="77777777" w:rsidR="0037068D" w:rsidRPr="00811A37" w:rsidRDefault="0037068D" w:rsidP="0037068D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Я… да. Доктор.</w:t>
      </w:r>
    </w:p>
    <w:p w14:paraId="67ED14A8" w14:textId="77777777" w:rsidR="0037068D" w:rsidRPr="00811A37" w:rsidRDefault="0037068D" w:rsidP="0037068D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ШОННЕНБЕРГ</w:t>
      </w:r>
    </w:p>
    <w:p w14:paraId="0D3E6B9E" w14:textId="77777777" w:rsidR="0037068D" w:rsidRPr="00811A37" w:rsidRDefault="0037068D" w:rsidP="0037068D">
      <w:pPr>
        <w:pStyle w:val="aff5"/>
        <w:rPr>
          <w:sz w:val="22"/>
          <w:szCs w:val="22"/>
        </w:rPr>
      </w:pPr>
      <w:r w:rsidRPr="00811A37">
        <w:rPr>
          <w:sz w:val="22"/>
          <w:szCs w:val="22"/>
        </w:rPr>
        <w:t>(протягивает Вере руку, внимательно глядя в глаза)</w:t>
      </w:r>
    </w:p>
    <w:p w14:paraId="2EB3462B" w14:textId="77777777" w:rsidR="0037068D" w:rsidRPr="00811A37" w:rsidRDefault="0037068D" w:rsidP="0037068D">
      <w:pPr>
        <w:pStyle w:val="aff6"/>
        <w:rPr>
          <w:sz w:val="22"/>
          <w:szCs w:val="22"/>
        </w:rPr>
      </w:pPr>
      <w:proofErr w:type="spellStart"/>
      <w:r w:rsidRPr="00811A37">
        <w:rPr>
          <w:sz w:val="22"/>
          <w:szCs w:val="22"/>
        </w:rPr>
        <w:t>Коллига</w:t>
      </w:r>
      <w:proofErr w:type="spellEnd"/>
      <w:r w:rsidRPr="00811A37">
        <w:rPr>
          <w:sz w:val="22"/>
          <w:szCs w:val="22"/>
        </w:rPr>
        <w:t>…</w:t>
      </w:r>
    </w:p>
    <w:p w14:paraId="2E97BB2F" w14:textId="77777777" w:rsidR="0037068D" w:rsidRPr="00811A37" w:rsidRDefault="0037068D" w:rsidP="0037068D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 xml:space="preserve">Колонна с солдатами начинает движение. Вера резко снимает перчатку и судорожно трясёт руку </w:t>
      </w:r>
      <w:proofErr w:type="spellStart"/>
      <w:r w:rsidRPr="00811A37">
        <w:rPr>
          <w:sz w:val="22"/>
          <w:szCs w:val="22"/>
        </w:rPr>
        <w:t>Шонненбергу</w:t>
      </w:r>
      <w:proofErr w:type="spellEnd"/>
      <w:r w:rsidRPr="00811A37">
        <w:rPr>
          <w:sz w:val="22"/>
          <w:szCs w:val="22"/>
        </w:rPr>
        <w:t xml:space="preserve"> тараторя без остановки.</w:t>
      </w:r>
    </w:p>
    <w:p w14:paraId="0DF4D291" w14:textId="77777777" w:rsidR="0037068D" w:rsidRPr="00811A37" w:rsidRDefault="0037068D" w:rsidP="0037068D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ВЕРА</w:t>
      </w:r>
    </w:p>
    <w:p w14:paraId="043ECC03" w14:textId="77777777" w:rsidR="0037068D" w:rsidRPr="00811A37" w:rsidRDefault="0037068D" w:rsidP="0037068D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Коллега, да. Это мои пациенты.</w:t>
      </w:r>
    </w:p>
    <w:p w14:paraId="78253F91" w14:textId="77777777" w:rsidR="0037068D" w:rsidRPr="00811A37" w:rsidRDefault="0037068D" w:rsidP="0037068D">
      <w:pPr>
        <w:pStyle w:val="aff5"/>
        <w:rPr>
          <w:sz w:val="22"/>
          <w:szCs w:val="22"/>
        </w:rPr>
      </w:pPr>
      <w:r w:rsidRPr="00811A37">
        <w:rPr>
          <w:sz w:val="22"/>
          <w:szCs w:val="22"/>
        </w:rPr>
        <w:t>(бьёт себя в грудь)</w:t>
      </w:r>
    </w:p>
    <w:p w14:paraId="48048B85" w14:textId="77777777" w:rsidR="0037068D" w:rsidRPr="00811A37" w:rsidRDefault="0037068D" w:rsidP="0037068D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 xml:space="preserve">Я доктор, это мои </w:t>
      </w:r>
      <w:proofErr w:type="spellStart"/>
      <w:r w:rsidRPr="00811A37">
        <w:rPr>
          <w:sz w:val="22"/>
          <w:szCs w:val="22"/>
        </w:rPr>
        <w:t>зранёные</w:t>
      </w:r>
      <w:proofErr w:type="spellEnd"/>
      <w:r w:rsidRPr="00811A37">
        <w:rPr>
          <w:sz w:val="22"/>
          <w:szCs w:val="22"/>
        </w:rPr>
        <w:t xml:space="preserve">, </w:t>
      </w:r>
      <w:proofErr w:type="spellStart"/>
      <w:r w:rsidRPr="00811A37">
        <w:rPr>
          <w:sz w:val="22"/>
          <w:szCs w:val="22"/>
        </w:rPr>
        <w:t>ра</w:t>
      </w:r>
      <w:proofErr w:type="spellEnd"/>
      <w:r w:rsidRPr="00811A37">
        <w:rPr>
          <w:sz w:val="22"/>
          <w:szCs w:val="22"/>
        </w:rPr>
        <w:t>-не-</w:t>
      </w:r>
      <w:proofErr w:type="spellStart"/>
      <w:r w:rsidRPr="00811A37">
        <w:rPr>
          <w:sz w:val="22"/>
          <w:szCs w:val="22"/>
        </w:rPr>
        <w:t>нн</w:t>
      </w:r>
      <w:proofErr w:type="spellEnd"/>
      <w:r w:rsidRPr="00811A37">
        <w:rPr>
          <w:sz w:val="22"/>
          <w:szCs w:val="22"/>
        </w:rPr>
        <w:t>-</w:t>
      </w:r>
      <w:proofErr w:type="spellStart"/>
      <w:r w:rsidRPr="00811A37">
        <w:rPr>
          <w:sz w:val="22"/>
          <w:szCs w:val="22"/>
        </w:rPr>
        <w:t>ые</w:t>
      </w:r>
      <w:proofErr w:type="spellEnd"/>
      <w:r w:rsidRPr="00811A37">
        <w:rPr>
          <w:sz w:val="22"/>
          <w:szCs w:val="22"/>
        </w:rPr>
        <w:t xml:space="preserve">. Понимаете? Пожалуйста, </w:t>
      </w:r>
      <w:proofErr w:type="spellStart"/>
      <w:r w:rsidRPr="00811A37">
        <w:rPr>
          <w:sz w:val="22"/>
          <w:szCs w:val="22"/>
        </w:rPr>
        <w:t>прОшу</w:t>
      </w:r>
      <w:proofErr w:type="spellEnd"/>
      <w:r w:rsidRPr="00811A37">
        <w:rPr>
          <w:sz w:val="22"/>
          <w:szCs w:val="22"/>
        </w:rPr>
        <w:t xml:space="preserve">, </w:t>
      </w:r>
      <w:proofErr w:type="spellStart"/>
      <w:r w:rsidRPr="00811A37">
        <w:rPr>
          <w:sz w:val="22"/>
          <w:szCs w:val="22"/>
        </w:rPr>
        <w:t>битте</w:t>
      </w:r>
      <w:proofErr w:type="spellEnd"/>
      <w:r w:rsidRPr="00811A37">
        <w:rPr>
          <w:sz w:val="22"/>
          <w:szCs w:val="22"/>
        </w:rPr>
        <w:t xml:space="preserve">. Они не </w:t>
      </w:r>
      <w:proofErr w:type="spellStart"/>
      <w:r w:rsidRPr="00811A37">
        <w:rPr>
          <w:sz w:val="22"/>
          <w:szCs w:val="22"/>
        </w:rPr>
        <w:t>золдатен</w:t>
      </w:r>
      <w:proofErr w:type="spellEnd"/>
      <w:r w:rsidRPr="00811A37">
        <w:rPr>
          <w:sz w:val="22"/>
          <w:szCs w:val="22"/>
        </w:rPr>
        <w:t>, они сейчас пациенты…</w:t>
      </w:r>
    </w:p>
    <w:p w14:paraId="7EE43E22" w14:textId="77777777" w:rsidR="00AF4ADB" w:rsidRPr="00811A37" w:rsidRDefault="00AF4ADB" w:rsidP="00AF4ADB">
      <w:pPr>
        <w:pStyle w:val="aff2"/>
        <w:rPr>
          <w:sz w:val="22"/>
          <w:szCs w:val="22"/>
        </w:rPr>
      </w:pPr>
      <w:r w:rsidRPr="00811A37">
        <w:rPr>
          <w:sz w:val="22"/>
          <w:szCs w:val="22"/>
        </w:rPr>
        <w:t>1-11. НАТ.ШКОЛЬНЫЙ ДВОР.У Чёрного входа. УТРО.</w:t>
      </w:r>
    </w:p>
    <w:p w14:paraId="1530A5D3" w14:textId="77777777" w:rsidR="00AF4ADB" w:rsidRPr="00811A37" w:rsidRDefault="00AF4ADB" w:rsidP="00AF4ADB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>Мудрик видит, как Вера жмёт немцу руку и что-то усиленно объясняет.</w:t>
      </w:r>
    </w:p>
    <w:p w14:paraId="065652B8" w14:textId="77777777" w:rsidR="00AF4ADB" w:rsidRPr="00811A37" w:rsidRDefault="00AF4ADB" w:rsidP="00AF4ADB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МУДРИК</w:t>
      </w:r>
    </w:p>
    <w:p w14:paraId="38AFFFC3" w14:textId="77777777" w:rsidR="00AF4ADB" w:rsidRPr="00811A37" w:rsidRDefault="00AF4ADB" w:rsidP="00AF4ADB">
      <w:pPr>
        <w:pStyle w:val="aff5"/>
        <w:rPr>
          <w:sz w:val="22"/>
          <w:szCs w:val="22"/>
        </w:rPr>
      </w:pPr>
      <w:r w:rsidRPr="00811A37">
        <w:rPr>
          <w:sz w:val="22"/>
          <w:szCs w:val="22"/>
        </w:rPr>
        <w:t>(шепотом)</w:t>
      </w:r>
    </w:p>
    <w:p w14:paraId="52F3A80B" w14:textId="77777777" w:rsidR="00AF4ADB" w:rsidRPr="00811A37" w:rsidRDefault="00AF4ADB" w:rsidP="00AF4ADB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Вот чёрт.</w:t>
      </w:r>
    </w:p>
    <w:p w14:paraId="68827D6B" w14:textId="77777777" w:rsidR="00AF4ADB" w:rsidRPr="00811A37" w:rsidRDefault="00AF4ADB" w:rsidP="00AF4ADB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 xml:space="preserve">Скрипит дверь чёрного входа в школу и из неё появляется Домка со скальпелем в руке. Осторожно пробирается вдоль стены к углу школы, </w:t>
      </w:r>
      <w:r w:rsidRPr="00811A37">
        <w:rPr>
          <w:sz w:val="22"/>
          <w:szCs w:val="22"/>
        </w:rPr>
        <w:lastRenderedPageBreak/>
        <w:t xml:space="preserve">выглядывает и наблюдает </w:t>
      </w:r>
      <w:proofErr w:type="gramStart"/>
      <w:r w:rsidRPr="00811A37">
        <w:rPr>
          <w:sz w:val="22"/>
          <w:szCs w:val="22"/>
        </w:rPr>
        <w:t>за происходящем</w:t>
      </w:r>
      <w:proofErr w:type="gramEnd"/>
      <w:r w:rsidRPr="00811A37">
        <w:rPr>
          <w:sz w:val="22"/>
          <w:szCs w:val="22"/>
        </w:rPr>
        <w:t xml:space="preserve"> во дворе. Мудрик видит Домку и скрывается.</w:t>
      </w:r>
    </w:p>
    <w:p w14:paraId="15B7A920" w14:textId="77777777" w:rsidR="00AF4ADB" w:rsidRPr="00811A37" w:rsidRDefault="00AF4ADB" w:rsidP="00AF4ADB">
      <w:pPr>
        <w:pStyle w:val="aff2"/>
        <w:rPr>
          <w:sz w:val="22"/>
          <w:szCs w:val="22"/>
        </w:rPr>
      </w:pPr>
      <w:r w:rsidRPr="00811A37">
        <w:rPr>
          <w:sz w:val="22"/>
          <w:szCs w:val="22"/>
        </w:rPr>
        <w:t>1-12. НАТ.ШКОЛЬНЫЙ ДВОР. УТРО.</w:t>
      </w:r>
    </w:p>
    <w:p w14:paraId="41DFF556" w14:textId="77777777" w:rsidR="00AF4ADB" w:rsidRPr="00811A37" w:rsidRDefault="00AF4ADB" w:rsidP="00AF4ADB">
      <w:pPr>
        <w:pStyle w:val="aff4"/>
        <w:rPr>
          <w:sz w:val="22"/>
          <w:szCs w:val="22"/>
        </w:rPr>
      </w:pPr>
      <w:proofErr w:type="spellStart"/>
      <w:r w:rsidRPr="00811A37">
        <w:rPr>
          <w:sz w:val="22"/>
          <w:szCs w:val="22"/>
        </w:rPr>
        <w:t>Шонненберг</w:t>
      </w:r>
      <w:proofErr w:type="spellEnd"/>
      <w:r w:rsidRPr="00811A37">
        <w:rPr>
          <w:sz w:val="22"/>
          <w:szCs w:val="22"/>
        </w:rPr>
        <w:t xml:space="preserve"> с улыбкой смотрит на Веру, которая крепко держит его руку.</w:t>
      </w:r>
    </w:p>
    <w:p w14:paraId="47D3AD5F" w14:textId="77777777" w:rsidR="00AF4ADB" w:rsidRPr="00811A37" w:rsidRDefault="00AF4ADB" w:rsidP="00AF4ADB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ШОННЕНБЕРГ</w:t>
      </w:r>
    </w:p>
    <w:p w14:paraId="1EAEFA25" w14:textId="77777777" w:rsidR="00AF4ADB" w:rsidRPr="00811A37" w:rsidRDefault="00AF4ADB" w:rsidP="00AF4ADB">
      <w:pPr>
        <w:pStyle w:val="aff5"/>
        <w:rPr>
          <w:sz w:val="22"/>
          <w:szCs w:val="22"/>
        </w:rPr>
      </w:pPr>
      <w:r w:rsidRPr="00811A37">
        <w:rPr>
          <w:sz w:val="22"/>
          <w:szCs w:val="22"/>
        </w:rPr>
        <w:t>(холодно, на немецком)</w:t>
      </w:r>
    </w:p>
    <w:p w14:paraId="39BF0EBF" w14:textId="77777777" w:rsidR="00AF4ADB" w:rsidRPr="00811A37" w:rsidRDefault="00AF4ADB" w:rsidP="00AF4ADB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Нет, фрау. Это солдаты Красной армии, и они взяты в плен.</w:t>
      </w:r>
    </w:p>
    <w:p w14:paraId="71A57CCA" w14:textId="77777777" w:rsidR="00AF4ADB" w:rsidRPr="00811A37" w:rsidRDefault="00AF4ADB" w:rsidP="00AF4ADB">
      <w:pPr>
        <w:pStyle w:val="aff5"/>
        <w:rPr>
          <w:sz w:val="22"/>
          <w:szCs w:val="22"/>
        </w:rPr>
      </w:pPr>
      <w:r w:rsidRPr="00811A37">
        <w:rPr>
          <w:sz w:val="22"/>
          <w:szCs w:val="22"/>
        </w:rPr>
        <w:t>(на польско-русском)</w:t>
      </w:r>
    </w:p>
    <w:p w14:paraId="74B1558E" w14:textId="77777777" w:rsidR="00AF4ADB" w:rsidRPr="00811A37" w:rsidRDefault="00AF4ADB" w:rsidP="00AF4ADB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 xml:space="preserve">Неволя, </w:t>
      </w:r>
      <w:proofErr w:type="spellStart"/>
      <w:r w:rsidRPr="00811A37">
        <w:rPr>
          <w:sz w:val="22"/>
          <w:szCs w:val="22"/>
        </w:rPr>
        <w:t>разумьем</w:t>
      </w:r>
      <w:proofErr w:type="spellEnd"/>
      <w:r w:rsidRPr="00811A37">
        <w:rPr>
          <w:sz w:val="22"/>
          <w:szCs w:val="22"/>
        </w:rPr>
        <w:t>?</w:t>
      </w:r>
    </w:p>
    <w:p w14:paraId="522C124F" w14:textId="77777777" w:rsidR="00AF4ADB" w:rsidRPr="00811A37" w:rsidRDefault="00AF4ADB" w:rsidP="00AF4ADB">
      <w:pPr>
        <w:pStyle w:val="aff5"/>
        <w:rPr>
          <w:sz w:val="22"/>
          <w:szCs w:val="22"/>
        </w:rPr>
      </w:pPr>
      <w:r w:rsidRPr="00811A37">
        <w:rPr>
          <w:sz w:val="22"/>
          <w:szCs w:val="22"/>
        </w:rPr>
        <w:t>(на немецком)</w:t>
      </w:r>
    </w:p>
    <w:p w14:paraId="7FC745EC" w14:textId="77777777" w:rsidR="00AF4ADB" w:rsidRPr="00811A37" w:rsidRDefault="00AF4ADB" w:rsidP="00AF4ADB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У фрау доктора есть ещё пациенты?</w:t>
      </w:r>
    </w:p>
    <w:p w14:paraId="1AD27E26" w14:textId="77777777" w:rsidR="00AF4ADB" w:rsidRPr="00811A37" w:rsidRDefault="00AF4ADB" w:rsidP="00AF4ADB">
      <w:pPr>
        <w:pStyle w:val="aff4"/>
        <w:rPr>
          <w:sz w:val="22"/>
          <w:szCs w:val="22"/>
        </w:rPr>
      </w:pPr>
      <w:proofErr w:type="spellStart"/>
      <w:r w:rsidRPr="00811A37">
        <w:rPr>
          <w:sz w:val="22"/>
          <w:szCs w:val="22"/>
        </w:rPr>
        <w:t>Шонненберг</w:t>
      </w:r>
      <w:proofErr w:type="spellEnd"/>
      <w:r w:rsidRPr="00811A37">
        <w:rPr>
          <w:sz w:val="22"/>
          <w:szCs w:val="22"/>
        </w:rPr>
        <w:t xml:space="preserve"> по-хозяйски подходит к входной двери и приглашает Веру войти.</w:t>
      </w:r>
    </w:p>
    <w:p w14:paraId="183E449C" w14:textId="77777777" w:rsidR="00AF4ADB" w:rsidRPr="00811A37" w:rsidRDefault="00AF4ADB" w:rsidP="00AF4ADB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ШОННЕНБЕРГ</w:t>
      </w:r>
    </w:p>
    <w:p w14:paraId="27DACF1E" w14:textId="77777777" w:rsidR="00AF4ADB" w:rsidRPr="00811A37" w:rsidRDefault="00AF4ADB" w:rsidP="00AF4ADB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 xml:space="preserve">Будем </w:t>
      </w:r>
      <w:proofErr w:type="spellStart"/>
      <w:r w:rsidRPr="00811A37">
        <w:rPr>
          <w:sz w:val="22"/>
          <w:szCs w:val="22"/>
        </w:rPr>
        <w:t>оглёндать</w:t>
      </w:r>
      <w:proofErr w:type="spellEnd"/>
      <w:r w:rsidRPr="00811A37">
        <w:rPr>
          <w:sz w:val="22"/>
          <w:szCs w:val="22"/>
        </w:rPr>
        <w:t xml:space="preserve"> санитарный норм. Доктор есть – </w:t>
      </w:r>
      <w:proofErr w:type="spellStart"/>
      <w:r w:rsidRPr="00811A37">
        <w:rPr>
          <w:sz w:val="22"/>
          <w:szCs w:val="22"/>
        </w:rPr>
        <w:t>добже</w:t>
      </w:r>
      <w:proofErr w:type="spellEnd"/>
      <w:r w:rsidRPr="00811A37">
        <w:rPr>
          <w:sz w:val="22"/>
          <w:szCs w:val="22"/>
        </w:rPr>
        <w:t xml:space="preserve">. Но нет норм – нет госпиталь. </w:t>
      </w:r>
    </w:p>
    <w:p w14:paraId="10487F74" w14:textId="77777777" w:rsidR="00AF4ADB" w:rsidRPr="00811A37" w:rsidRDefault="00AF4ADB" w:rsidP="00AF4ADB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>Вера бросает взгляд на уходящую колонну бывших пациентов.</w:t>
      </w:r>
    </w:p>
    <w:p w14:paraId="069945B1" w14:textId="77777777" w:rsidR="00AF4ADB" w:rsidRPr="00811A37" w:rsidRDefault="00AF4ADB" w:rsidP="00AF4ADB">
      <w:pPr>
        <w:pStyle w:val="aff2"/>
        <w:rPr>
          <w:sz w:val="22"/>
          <w:szCs w:val="22"/>
        </w:rPr>
      </w:pPr>
      <w:r w:rsidRPr="00811A37">
        <w:rPr>
          <w:sz w:val="22"/>
          <w:szCs w:val="22"/>
        </w:rPr>
        <w:t>1-13. НАТ.ШКОЛЬНЫЙ ДВОР.У Чёрного входа. УТРО.</w:t>
      </w:r>
    </w:p>
    <w:p w14:paraId="41134D53" w14:textId="77777777" w:rsidR="00AF4ADB" w:rsidRPr="00811A37" w:rsidRDefault="00AF4ADB" w:rsidP="00AF4ADB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>Домка, проверив свой скальпель, решает действовать. Только он собирается рвануть в атаку на немцев, как Мудрик хватает его за шиворот и резко падает вместе с ним на землю, закрыв мальчику рот ладонью. Домка испуганно смотрит на партизана, Мудрик показывает ему: «Молчать». Домка часто кивает.</w:t>
      </w:r>
    </w:p>
    <w:p w14:paraId="1C8A4192" w14:textId="77777777" w:rsidR="00AF4ADB" w:rsidRPr="00811A37" w:rsidRDefault="00AF4ADB" w:rsidP="00AF4ADB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МУДРИК</w:t>
      </w:r>
    </w:p>
    <w:p w14:paraId="7F023E66" w14:textId="77777777" w:rsidR="00AF4ADB" w:rsidRPr="00811A37" w:rsidRDefault="00AF4ADB" w:rsidP="00AF4ADB">
      <w:pPr>
        <w:pStyle w:val="aff5"/>
        <w:rPr>
          <w:sz w:val="22"/>
          <w:szCs w:val="22"/>
        </w:rPr>
      </w:pPr>
      <w:r w:rsidRPr="00811A37">
        <w:rPr>
          <w:sz w:val="22"/>
          <w:szCs w:val="22"/>
        </w:rPr>
        <w:t>(шепотом)</w:t>
      </w:r>
    </w:p>
    <w:p w14:paraId="1420D062" w14:textId="77777777" w:rsidR="00AF4ADB" w:rsidRPr="00811A37" w:rsidRDefault="00AF4ADB" w:rsidP="00AF4ADB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Сейчас пробираешься внутрь и принесёшь мне бинты, жгут, йод и новокаин, понял?</w:t>
      </w:r>
    </w:p>
    <w:p w14:paraId="49E706B5" w14:textId="77777777" w:rsidR="00AF4ADB" w:rsidRPr="00811A37" w:rsidRDefault="00AF4ADB" w:rsidP="00AF4ADB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>Домка кивает.</w:t>
      </w:r>
    </w:p>
    <w:p w14:paraId="3EF9360E" w14:textId="77777777" w:rsidR="00AF4ADB" w:rsidRPr="00811A37" w:rsidRDefault="00AF4ADB" w:rsidP="00AF4ADB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МУДРИК</w:t>
      </w:r>
    </w:p>
    <w:p w14:paraId="799B8AED" w14:textId="77777777" w:rsidR="00AF4ADB" w:rsidRPr="00811A37" w:rsidRDefault="00AF4ADB" w:rsidP="00AF4ADB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И никому ни слова.</w:t>
      </w:r>
    </w:p>
    <w:p w14:paraId="5F2DB01D" w14:textId="77777777" w:rsidR="00AF4ADB" w:rsidRPr="00811A37" w:rsidRDefault="00AF4ADB" w:rsidP="00AF4ADB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ДОМКА</w:t>
      </w:r>
    </w:p>
    <w:p w14:paraId="76CA38B3" w14:textId="77777777" w:rsidR="00AF4ADB" w:rsidRPr="00811A37" w:rsidRDefault="00AF4ADB" w:rsidP="00AF4ADB">
      <w:pPr>
        <w:pStyle w:val="aff5"/>
        <w:rPr>
          <w:sz w:val="22"/>
          <w:szCs w:val="22"/>
        </w:rPr>
      </w:pPr>
      <w:r w:rsidRPr="00811A37">
        <w:rPr>
          <w:sz w:val="22"/>
          <w:szCs w:val="22"/>
        </w:rPr>
        <w:t>(шепотом)</w:t>
      </w:r>
    </w:p>
    <w:p w14:paraId="46EE2802" w14:textId="77777777" w:rsidR="00AF4ADB" w:rsidRPr="00811A37" w:rsidRDefault="00AF4ADB" w:rsidP="00AF4ADB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Да понял я.</w:t>
      </w:r>
    </w:p>
    <w:p w14:paraId="3981ADAB" w14:textId="77777777" w:rsidR="00AF4ADB" w:rsidRPr="00811A37" w:rsidRDefault="00AF4ADB" w:rsidP="00AF4ADB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МУДРИК</w:t>
      </w:r>
    </w:p>
    <w:p w14:paraId="3EF043E6" w14:textId="77777777" w:rsidR="00AF4ADB" w:rsidRPr="00811A37" w:rsidRDefault="00AF4ADB" w:rsidP="00AF4ADB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Врачиха ваша сама к немцам пошла?</w:t>
      </w:r>
    </w:p>
    <w:p w14:paraId="2269B309" w14:textId="77777777" w:rsidR="00AF4ADB" w:rsidRPr="00811A37" w:rsidRDefault="00AF4ADB" w:rsidP="00AF4ADB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ДОМКА</w:t>
      </w:r>
    </w:p>
    <w:p w14:paraId="4C062A00" w14:textId="77777777" w:rsidR="00AF4ADB" w:rsidRPr="00811A37" w:rsidRDefault="00AF4ADB" w:rsidP="00AF4ADB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Это мама моя, они её чуть не убили.</w:t>
      </w:r>
    </w:p>
    <w:p w14:paraId="238611A7" w14:textId="77777777" w:rsidR="00AF4ADB" w:rsidRPr="00811A37" w:rsidRDefault="00AF4ADB" w:rsidP="00AF4ADB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lastRenderedPageBreak/>
        <w:t>МУДРИК</w:t>
      </w:r>
    </w:p>
    <w:p w14:paraId="695FEA5D" w14:textId="77777777" w:rsidR="00AF4ADB" w:rsidRPr="00811A37" w:rsidRDefault="00AF4ADB" w:rsidP="00AF4ADB">
      <w:pPr>
        <w:pStyle w:val="aff5"/>
        <w:rPr>
          <w:sz w:val="22"/>
          <w:szCs w:val="22"/>
        </w:rPr>
      </w:pPr>
      <w:r w:rsidRPr="00811A37">
        <w:rPr>
          <w:sz w:val="22"/>
          <w:szCs w:val="22"/>
        </w:rPr>
        <w:t>(ребром ладони проводит по шее)</w:t>
      </w:r>
    </w:p>
    <w:p w14:paraId="1FAEE28E" w14:textId="77777777" w:rsidR="00AF4ADB" w:rsidRPr="00811A37" w:rsidRDefault="00AF4ADB" w:rsidP="00AF4ADB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Смотри мне, приведёшь хвост…</w:t>
      </w:r>
    </w:p>
    <w:p w14:paraId="1336233A" w14:textId="77777777" w:rsidR="00AF4ADB" w:rsidRPr="00811A37" w:rsidRDefault="00AF4ADB" w:rsidP="00AF4ADB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>Домка осторожно пробирается обратно в школу.</w:t>
      </w:r>
    </w:p>
    <w:p w14:paraId="27BEC093" w14:textId="2BD486B5" w:rsidR="004778C9" w:rsidRPr="00811A37" w:rsidRDefault="00AF4ADB" w:rsidP="004778C9">
      <w:pPr>
        <w:pStyle w:val="aff2"/>
        <w:rPr>
          <w:sz w:val="22"/>
          <w:szCs w:val="22"/>
        </w:rPr>
      </w:pPr>
      <w:r w:rsidRPr="00811A37">
        <w:rPr>
          <w:sz w:val="22"/>
          <w:szCs w:val="22"/>
        </w:rPr>
        <w:t>1-1</w:t>
      </w:r>
      <w:r w:rsidR="00CA28E6" w:rsidRPr="00811A37">
        <w:rPr>
          <w:sz w:val="22"/>
          <w:szCs w:val="22"/>
        </w:rPr>
        <w:t>4</w:t>
      </w:r>
      <w:r w:rsidRPr="00811A37">
        <w:rPr>
          <w:sz w:val="22"/>
          <w:szCs w:val="22"/>
        </w:rPr>
        <w:t>. ИНТ.ШКОЛА №</w:t>
      </w:r>
      <w:proofErr w:type="gramStart"/>
      <w:r w:rsidRPr="00811A37">
        <w:rPr>
          <w:sz w:val="22"/>
          <w:szCs w:val="22"/>
        </w:rPr>
        <w:t>6.</w:t>
      </w:r>
      <w:r w:rsidR="004778C9" w:rsidRPr="00811A37">
        <w:rPr>
          <w:sz w:val="22"/>
          <w:szCs w:val="22"/>
        </w:rPr>
        <w:t>ЛЕСТНИЦА</w:t>
      </w:r>
      <w:r w:rsidRPr="00811A37">
        <w:rPr>
          <w:sz w:val="22"/>
          <w:szCs w:val="22"/>
        </w:rPr>
        <w:t>.УТРО</w:t>
      </w:r>
      <w:proofErr w:type="gramEnd"/>
    </w:p>
    <w:p w14:paraId="135FCCC8" w14:textId="316C3B31" w:rsidR="00545E0D" w:rsidRPr="00811A37" w:rsidRDefault="004778C9" w:rsidP="00AF4ADB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 xml:space="preserve">Вера и </w:t>
      </w:r>
      <w:proofErr w:type="spellStart"/>
      <w:r w:rsidRPr="00811A37">
        <w:rPr>
          <w:sz w:val="22"/>
          <w:szCs w:val="22"/>
        </w:rPr>
        <w:t>Шоненнберг</w:t>
      </w:r>
      <w:proofErr w:type="spellEnd"/>
      <w:r w:rsidR="00545E0D" w:rsidRPr="00811A37">
        <w:rPr>
          <w:sz w:val="22"/>
          <w:szCs w:val="22"/>
        </w:rPr>
        <w:t>, за ними два солдата,</w:t>
      </w:r>
      <w:r w:rsidRPr="00811A37">
        <w:rPr>
          <w:sz w:val="22"/>
          <w:szCs w:val="22"/>
        </w:rPr>
        <w:t xml:space="preserve"> идут к лестнице, поднимаются вверх. Выглядывающие сверху жмутся к стенке. </w:t>
      </w:r>
      <w:r w:rsidR="00545E0D" w:rsidRPr="00811A37">
        <w:rPr>
          <w:sz w:val="22"/>
          <w:szCs w:val="22"/>
        </w:rPr>
        <w:t>Серди них Кочкин, Мария Григорьевна с Лидой и несколько любопытных больных.</w:t>
      </w:r>
    </w:p>
    <w:p w14:paraId="32A01A82" w14:textId="77777777" w:rsidR="00545E0D" w:rsidRPr="00811A37" w:rsidRDefault="00545E0D" w:rsidP="00545E0D">
      <w:pPr>
        <w:pStyle w:val="aff3"/>
        <w:rPr>
          <w:sz w:val="22"/>
          <w:szCs w:val="22"/>
        </w:rPr>
      </w:pPr>
      <w:r w:rsidRPr="00811A37">
        <w:rPr>
          <w:sz w:val="22"/>
          <w:szCs w:val="22"/>
        </w:rPr>
        <w:t>КОЧКИН</w:t>
      </w:r>
    </w:p>
    <w:p w14:paraId="7ABD59FC" w14:textId="39B089A0" w:rsidR="00545E0D" w:rsidRPr="00811A37" w:rsidRDefault="00545E0D" w:rsidP="00545E0D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Что я говорил?</w:t>
      </w:r>
    </w:p>
    <w:p w14:paraId="47E6FEEB" w14:textId="65BC4D51" w:rsidR="00545E0D" w:rsidRPr="00811A37" w:rsidRDefault="00545E0D" w:rsidP="00545E0D">
      <w:pPr>
        <w:pStyle w:val="aff3"/>
        <w:rPr>
          <w:sz w:val="22"/>
          <w:szCs w:val="22"/>
        </w:rPr>
      </w:pPr>
      <w:r w:rsidRPr="00811A37">
        <w:rPr>
          <w:sz w:val="22"/>
          <w:szCs w:val="22"/>
        </w:rPr>
        <w:t>МАРИЯ ГРИГОРЬЕВНА</w:t>
      </w:r>
    </w:p>
    <w:p w14:paraId="01985E4F" w14:textId="0527082D" w:rsidR="00545E0D" w:rsidRPr="00811A37" w:rsidRDefault="00545E0D" w:rsidP="00545E0D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Да молчи ты.</w:t>
      </w:r>
    </w:p>
    <w:p w14:paraId="62DE2264" w14:textId="309C6437" w:rsidR="00AF4ADB" w:rsidRPr="00811A37" w:rsidRDefault="004778C9" w:rsidP="00AF4ADB">
      <w:pPr>
        <w:pStyle w:val="aff4"/>
        <w:rPr>
          <w:sz w:val="22"/>
          <w:szCs w:val="22"/>
        </w:rPr>
      </w:pPr>
      <w:proofErr w:type="spellStart"/>
      <w:r w:rsidRPr="00811A37">
        <w:rPr>
          <w:sz w:val="22"/>
          <w:szCs w:val="22"/>
        </w:rPr>
        <w:t>Шоненнберг</w:t>
      </w:r>
      <w:proofErr w:type="spellEnd"/>
      <w:r w:rsidRPr="00811A37">
        <w:rPr>
          <w:sz w:val="22"/>
          <w:szCs w:val="22"/>
        </w:rPr>
        <w:t xml:space="preserve"> бросает взгляд на одного из пациентов, околачивающихся у пролета – у того на лице сыпь – толи укусы, толи лишай. </w:t>
      </w:r>
      <w:proofErr w:type="spellStart"/>
      <w:r w:rsidRPr="00811A37">
        <w:rPr>
          <w:sz w:val="22"/>
          <w:szCs w:val="22"/>
        </w:rPr>
        <w:t>Шоненнберг</w:t>
      </w:r>
      <w:proofErr w:type="spellEnd"/>
      <w:r w:rsidRPr="00811A37">
        <w:rPr>
          <w:sz w:val="22"/>
          <w:szCs w:val="22"/>
        </w:rPr>
        <w:t xml:space="preserve"> словно сканирует его взглядом.</w:t>
      </w:r>
    </w:p>
    <w:p w14:paraId="7EDA490A" w14:textId="77777777" w:rsidR="00AF4ADB" w:rsidRPr="00811A37" w:rsidRDefault="00AF4ADB" w:rsidP="00AF4ADB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ШОННЕНБЕРГ</w:t>
      </w:r>
    </w:p>
    <w:p w14:paraId="1731085C" w14:textId="77777777" w:rsidR="00AF4ADB" w:rsidRPr="00811A37" w:rsidRDefault="00AF4ADB" w:rsidP="00AF4ADB">
      <w:pPr>
        <w:pStyle w:val="aff5"/>
        <w:rPr>
          <w:sz w:val="22"/>
          <w:szCs w:val="22"/>
        </w:rPr>
      </w:pPr>
      <w:r w:rsidRPr="00811A37">
        <w:rPr>
          <w:sz w:val="22"/>
          <w:szCs w:val="22"/>
        </w:rPr>
        <w:t>(на немецком)</w:t>
      </w:r>
    </w:p>
    <w:p w14:paraId="4F1A7156" w14:textId="77777777" w:rsidR="00AF4ADB" w:rsidRPr="00811A37" w:rsidRDefault="00AF4ADB" w:rsidP="00AF4ADB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Не допускать возникновения эпидемий.</w:t>
      </w:r>
    </w:p>
    <w:p w14:paraId="447AC7C2" w14:textId="77777777" w:rsidR="00AF4ADB" w:rsidRPr="00811A37" w:rsidRDefault="00AF4ADB" w:rsidP="00AF4ADB">
      <w:pPr>
        <w:pStyle w:val="aff5"/>
        <w:rPr>
          <w:sz w:val="22"/>
          <w:szCs w:val="22"/>
        </w:rPr>
      </w:pPr>
      <w:r w:rsidRPr="00811A37">
        <w:rPr>
          <w:sz w:val="22"/>
          <w:szCs w:val="22"/>
        </w:rPr>
        <w:t>(на польском)</w:t>
      </w:r>
    </w:p>
    <w:p w14:paraId="354E3D50" w14:textId="77777777" w:rsidR="00AF4ADB" w:rsidRPr="00811A37" w:rsidRDefault="00AF4ADB" w:rsidP="00AF4ADB">
      <w:pPr>
        <w:pStyle w:val="aff6"/>
        <w:rPr>
          <w:sz w:val="22"/>
          <w:szCs w:val="22"/>
        </w:rPr>
      </w:pPr>
      <w:proofErr w:type="spellStart"/>
      <w:r w:rsidRPr="00811A37">
        <w:rPr>
          <w:sz w:val="22"/>
          <w:szCs w:val="22"/>
        </w:rPr>
        <w:t>Эпидемья</w:t>
      </w:r>
      <w:proofErr w:type="spellEnd"/>
      <w:r w:rsidRPr="00811A37">
        <w:rPr>
          <w:sz w:val="22"/>
          <w:szCs w:val="22"/>
        </w:rPr>
        <w:t xml:space="preserve">, </w:t>
      </w:r>
      <w:proofErr w:type="spellStart"/>
      <w:r w:rsidRPr="00811A37">
        <w:rPr>
          <w:sz w:val="22"/>
          <w:szCs w:val="22"/>
        </w:rPr>
        <w:t>разумьешь</w:t>
      </w:r>
      <w:proofErr w:type="spellEnd"/>
      <w:r w:rsidRPr="00811A37">
        <w:rPr>
          <w:sz w:val="22"/>
          <w:szCs w:val="22"/>
        </w:rPr>
        <w:t>?</w:t>
      </w:r>
    </w:p>
    <w:p w14:paraId="1592E5C1" w14:textId="77777777" w:rsidR="00AF4ADB" w:rsidRPr="00811A37" w:rsidRDefault="00AF4ADB" w:rsidP="00AF4ADB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ВЕРА</w:t>
      </w:r>
    </w:p>
    <w:p w14:paraId="3F84DFBA" w14:textId="77777777" w:rsidR="00AF4ADB" w:rsidRPr="00811A37" w:rsidRDefault="00AF4ADB" w:rsidP="00AF4ADB">
      <w:pPr>
        <w:pStyle w:val="aff5"/>
        <w:rPr>
          <w:sz w:val="22"/>
          <w:szCs w:val="22"/>
        </w:rPr>
      </w:pPr>
      <w:r w:rsidRPr="00811A37">
        <w:rPr>
          <w:sz w:val="22"/>
          <w:szCs w:val="22"/>
        </w:rPr>
        <w:t>(кивает)</w:t>
      </w:r>
    </w:p>
    <w:p w14:paraId="6787A867" w14:textId="77777777" w:rsidR="00AF4ADB" w:rsidRPr="00811A37" w:rsidRDefault="00AF4ADB" w:rsidP="00AF4ADB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Понимаю, да.</w:t>
      </w:r>
    </w:p>
    <w:p w14:paraId="5A545C58" w14:textId="77777777" w:rsidR="00AF4ADB" w:rsidRPr="00811A37" w:rsidRDefault="00AF4ADB" w:rsidP="00AF4ADB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ШОННЕНБЕРГ</w:t>
      </w:r>
    </w:p>
    <w:p w14:paraId="71678F81" w14:textId="77777777" w:rsidR="00AF4ADB" w:rsidRPr="00811A37" w:rsidRDefault="00AF4ADB" w:rsidP="00AF4ADB">
      <w:pPr>
        <w:pStyle w:val="aff5"/>
        <w:rPr>
          <w:sz w:val="22"/>
          <w:szCs w:val="22"/>
        </w:rPr>
      </w:pPr>
      <w:r w:rsidRPr="00811A37">
        <w:rPr>
          <w:sz w:val="22"/>
          <w:szCs w:val="22"/>
        </w:rPr>
        <w:t xml:space="preserve"> (на немецком)</w:t>
      </w:r>
    </w:p>
    <w:p w14:paraId="2CF94B84" w14:textId="77777777" w:rsidR="00AF4ADB" w:rsidRPr="00811A37" w:rsidRDefault="00AF4ADB" w:rsidP="00AF4ADB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Историю болезни по каждому пациенту к завтрашнему утру.</w:t>
      </w:r>
    </w:p>
    <w:p w14:paraId="72D2BFF9" w14:textId="581BC4E0" w:rsidR="00AF4ADB" w:rsidRPr="00811A37" w:rsidRDefault="00AF4ADB" w:rsidP="00AF4ADB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>Вера не понимает половины, но кивает, соглашаясь.</w:t>
      </w:r>
      <w:r w:rsidR="004778C9" w:rsidRPr="00811A37">
        <w:rPr>
          <w:sz w:val="22"/>
          <w:szCs w:val="22"/>
        </w:rPr>
        <w:t xml:space="preserve"> </w:t>
      </w:r>
      <w:proofErr w:type="spellStart"/>
      <w:r w:rsidR="004778C9" w:rsidRPr="00811A37">
        <w:rPr>
          <w:sz w:val="22"/>
          <w:szCs w:val="22"/>
        </w:rPr>
        <w:t>Шоненнберг</w:t>
      </w:r>
      <w:proofErr w:type="spellEnd"/>
      <w:r w:rsidR="004778C9" w:rsidRPr="00811A37">
        <w:rPr>
          <w:sz w:val="22"/>
          <w:szCs w:val="22"/>
        </w:rPr>
        <w:t xml:space="preserve"> заходит в ординаторскую ----</w:t>
      </w:r>
    </w:p>
    <w:p w14:paraId="2CBDC2E3" w14:textId="349A9CC2" w:rsidR="00AF4ADB" w:rsidRPr="00811A37" w:rsidRDefault="00AF4ADB" w:rsidP="00AF4ADB">
      <w:pPr>
        <w:pStyle w:val="aff2"/>
        <w:rPr>
          <w:sz w:val="22"/>
          <w:szCs w:val="22"/>
        </w:rPr>
      </w:pPr>
      <w:r w:rsidRPr="00811A37">
        <w:rPr>
          <w:sz w:val="22"/>
          <w:szCs w:val="22"/>
        </w:rPr>
        <w:t>1-1</w:t>
      </w:r>
      <w:r w:rsidR="00CA28E6" w:rsidRPr="00811A37">
        <w:rPr>
          <w:sz w:val="22"/>
          <w:szCs w:val="22"/>
        </w:rPr>
        <w:t>5</w:t>
      </w:r>
      <w:r w:rsidRPr="00811A37">
        <w:rPr>
          <w:sz w:val="22"/>
          <w:szCs w:val="22"/>
        </w:rPr>
        <w:t>. ИНТ.ШКОЛА №</w:t>
      </w:r>
      <w:proofErr w:type="gramStart"/>
      <w:r w:rsidRPr="00811A37">
        <w:rPr>
          <w:sz w:val="22"/>
          <w:szCs w:val="22"/>
        </w:rPr>
        <w:t>6.</w:t>
      </w:r>
      <w:r w:rsidR="00907D15" w:rsidRPr="00811A37">
        <w:rPr>
          <w:sz w:val="22"/>
          <w:szCs w:val="22"/>
        </w:rPr>
        <w:t>ОРДИНАТОРСКАЯ</w:t>
      </w:r>
      <w:r w:rsidRPr="00811A37">
        <w:rPr>
          <w:sz w:val="22"/>
          <w:szCs w:val="22"/>
        </w:rPr>
        <w:t>.УТРО</w:t>
      </w:r>
      <w:proofErr w:type="gramEnd"/>
      <w:r w:rsidRPr="00811A37">
        <w:rPr>
          <w:sz w:val="22"/>
          <w:szCs w:val="22"/>
        </w:rPr>
        <w:t xml:space="preserve"> </w:t>
      </w:r>
    </w:p>
    <w:p w14:paraId="06EA51F0" w14:textId="77777777" w:rsidR="00AF4ADB" w:rsidRPr="00811A37" w:rsidRDefault="00AF4ADB" w:rsidP="00AF4ADB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 xml:space="preserve">Домка судорожно запихивает медикаменты за пазуху. Услышав приближающиеся шаги, прячется под парту. В кабинет входят Вера и </w:t>
      </w:r>
      <w:proofErr w:type="spellStart"/>
      <w:r w:rsidRPr="00811A37">
        <w:rPr>
          <w:sz w:val="22"/>
          <w:szCs w:val="22"/>
        </w:rPr>
        <w:t>Шонненберг</w:t>
      </w:r>
      <w:proofErr w:type="spellEnd"/>
      <w:r w:rsidRPr="00811A37">
        <w:rPr>
          <w:sz w:val="22"/>
          <w:szCs w:val="22"/>
        </w:rPr>
        <w:t>.</w:t>
      </w:r>
    </w:p>
    <w:p w14:paraId="66562500" w14:textId="77777777" w:rsidR="00AF4ADB" w:rsidRPr="00811A37" w:rsidRDefault="00AF4ADB" w:rsidP="00AF4ADB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>Вера суетливо открывает шкафы: медикаментов не очень много.</w:t>
      </w:r>
    </w:p>
    <w:p w14:paraId="11D64F6A" w14:textId="77777777" w:rsidR="00AF4ADB" w:rsidRPr="00811A37" w:rsidRDefault="00AF4ADB" w:rsidP="00AF4ADB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ВЕРА</w:t>
      </w:r>
    </w:p>
    <w:p w14:paraId="65B143E3" w14:textId="0E72F3C6" w:rsidR="00AF4ADB" w:rsidRPr="00811A37" w:rsidRDefault="00545E0D" w:rsidP="00AF4ADB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 xml:space="preserve">Тут вот ночуем мы, медикаменты храним: </w:t>
      </w:r>
      <w:r w:rsidR="004778C9" w:rsidRPr="00811A37">
        <w:rPr>
          <w:sz w:val="22"/>
          <w:szCs w:val="22"/>
        </w:rPr>
        <w:t>п</w:t>
      </w:r>
      <w:r w:rsidR="00AF4ADB" w:rsidRPr="00811A37">
        <w:rPr>
          <w:sz w:val="22"/>
          <w:szCs w:val="22"/>
        </w:rPr>
        <w:t xml:space="preserve">ерманганат, </w:t>
      </w:r>
      <w:proofErr w:type="spellStart"/>
      <w:r w:rsidR="00AF4ADB" w:rsidRPr="00811A37">
        <w:rPr>
          <w:sz w:val="22"/>
          <w:szCs w:val="22"/>
        </w:rPr>
        <w:t>йодум</w:t>
      </w:r>
      <w:proofErr w:type="spellEnd"/>
      <w:r w:rsidR="00AF4ADB" w:rsidRPr="00811A37">
        <w:rPr>
          <w:sz w:val="22"/>
          <w:szCs w:val="22"/>
        </w:rPr>
        <w:t>, морфин, новокаин…</w:t>
      </w:r>
    </w:p>
    <w:p w14:paraId="5C864603" w14:textId="77777777" w:rsidR="00AF4ADB" w:rsidRPr="00811A37" w:rsidRDefault="00AF4ADB" w:rsidP="00AF4ADB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 xml:space="preserve">Но </w:t>
      </w:r>
      <w:proofErr w:type="spellStart"/>
      <w:r w:rsidRPr="00811A37">
        <w:rPr>
          <w:sz w:val="22"/>
          <w:szCs w:val="22"/>
        </w:rPr>
        <w:t>Шонненберг</w:t>
      </w:r>
      <w:proofErr w:type="spellEnd"/>
      <w:r w:rsidRPr="00811A37">
        <w:rPr>
          <w:sz w:val="22"/>
          <w:szCs w:val="22"/>
        </w:rPr>
        <w:t xml:space="preserve"> не слушает её. Он заметил Домку и, присев на корточки, смотрит на мальчика. Домка с лекарствами за пазухой боится пошевелиться.</w:t>
      </w:r>
    </w:p>
    <w:p w14:paraId="2638C62C" w14:textId="77777777" w:rsidR="00AF4ADB" w:rsidRPr="00811A37" w:rsidRDefault="00AF4ADB" w:rsidP="00AF4ADB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lastRenderedPageBreak/>
        <w:t>ШОННЕНБЕРГ</w:t>
      </w:r>
    </w:p>
    <w:p w14:paraId="6B173ABB" w14:textId="77777777" w:rsidR="00AF4ADB" w:rsidRPr="00811A37" w:rsidRDefault="00AF4ADB" w:rsidP="00AF4ADB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 xml:space="preserve">Иле </w:t>
      </w:r>
      <w:proofErr w:type="spellStart"/>
      <w:r w:rsidRPr="00811A37">
        <w:rPr>
          <w:sz w:val="22"/>
          <w:szCs w:val="22"/>
        </w:rPr>
        <w:t>дьети</w:t>
      </w:r>
      <w:proofErr w:type="spellEnd"/>
      <w:r w:rsidRPr="00811A37">
        <w:rPr>
          <w:sz w:val="22"/>
          <w:szCs w:val="22"/>
        </w:rPr>
        <w:t xml:space="preserve"> </w:t>
      </w:r>
      <w:proofErr w:type="spellStart"/>
      <w:r w:rsidRPr="00811A37">
        <w:rPr>
          <w:sz w:val="22"/>
          <w:szCs w:val="22"/>
        </w:rPr>
        <w:t>йест</w:t>
      </w:r>
      <w:proofErr w:type="spellEnd"/>
      <w:r w:rsidRPr="00811A37">
        <w:rPr>
          <w:sz w:val="22"/>
          <w:szCs w:val="22"/>
        </w:rPr>
        <w:t xml:space="preserve"> в </w:t>
      </w:r>
      <w:proofErr w:type="spellStart"/>
      <w:r w:rsidRPr="00811A37">
        <w:rPr>
          <w:sz w:val="22"/>
          <w:szCs w:val="22"/>
        </w:rPr>
        <w:t>шпицалю</w:t>
      </w:r>
      <w:proofErr w:type="spellEnd"/>
      <w:r w:rsidRPr="00811A37">
        <w:rPr>
          <w:sz w:val="22"/>
          <w:szCs w:val="22"/>
        </w:rPr>
        <w:t>?</w:t>
      </w:r>
    </w:p>
    <w:p w14:paraId="75351356" w14:textId="77777777" w:rsidR="00AF4ADB" w:rsidRPr="00811A37" w:rsidRDefault="00AF4ADB" w:rsidP="00AF4ADB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>Вера оборачивается и понимает, что под партой Домка.</w:t>
      </w:r>
    </w:p>
    <w:p w14:paraId="1033D0BE" w14:textId="77777777" w:rsidR="00AF4ADB" w:rsidRPr="00811A37" w:rsidRDefault="00AF4ADB" w:rsidP="00AF4ADB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ВЕРА</w:t>
      </w:r>
    </w:p>
    <w:p w14:paraId="2EDBBE4D" w14:textId="77777777" w:rsidR="00AF4ADB" w:rsidRPr="00811A37" w:rsidRDefault="00AF4ADB" w:rsidP="00AF4ADB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Это есть мой сын. Он со мной.</w:t>
      </w:r>
    </w:p>
    <w:p w14:paraId="3F204912" w14:textId="77777777" w:rsidR="00AF4ADB" w:rsidRPr="00811A37" w:rsidRDefault="00AF4ADB" w:rsidP="00AF4ADB">
      <w:pPr>
        <w:pStyle w:val="aff5"/>
        <w:rPr>
          <w:sz w:val="22"/>
          <w:szCs w:val="22"/>
        </w:rPr>
      </w:pPr>
      <w:r w:rsidRPr="00811A37">
        <w:rPr>
          <w:sz w:val="22"/>
          <w:szCs w:val="22"/>
        </w:rPr>
        <w:t>(Домке)</w:t>
      </w:r>
    </w:p>
    <w:p w14:paraId="549FFAC0" w14:textId="3364BE94" w:rsidR="00AF4ADB" w:rsidRPr="00811A37" w:rsidRDefault="00AF4ADB" w:rsidP="00AF4ADB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 xml:space="preserve">Быстро иди </w:t>
      </w:r>
      <w:r w:rsidR="004778C9" w:rsidRPr="00811A37">
        <w:rPr>
          <w:sz w:val="22"/>
          <w:szCs w:val="22"/>
        </w:rPr>
        <w:t>отсюда</w:t>
      </w:r>
      <w:r w:rsidRPr="00811A37">
        <w:rPr>
          <w:sz w:val="22"/>
          <w:szCs w:val="22"/>
        </w:rPr>
        <w:t>.</w:t>
      </w:r>
    </w:p>
    <w:p w14:paraId="18636EF8" w14:textId="77777777" w:rsidR="00AF4ADB" w:rsidRPr="00811A37" w:rsidRDefault="00AF4ADB" w:rsidP="00AF4ADB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 xml:space="preserve">Домка выбирается из-под парты. Из кармана падает скальпель. </w:t>
      </w:r>
      <w:proofErr w:type="spellStart"/>
      <w:r w:rsidRPr="00811A37">
        <w:rPr>
          <w:sz w:val="22"/>
          <w:szCs w:val="22"/>
        </w:rPr>
        <w:t>Шонненберг</w:t>
      </w:r>
      <w:proofErr w:type="spellEnd"/>
      <w:r w:rsidRPr="00811A37">
        <w:rPr>
          <w:sz w:val="22"/>
          <w:szCs w:val="22"/>
        </w:rPr>
        <w:t xml:space="preserve"> поднимает его и протягивает Домке.</w:t>
      </w:r>
    </w:p>
    <w:p w14:paraId="39A4E40E" w14:textId="77777777" w:rsidR="00AF4ADB" w:rsidRPr="00811A37" w:rsidRDefault="00AF4ADB" w:rsidP="00AF4ADB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ШОННЕНБЕРГ</w:t>
      </w:r>
    </w:p>
    <w:p w14:paraId="05CDBD43" w14:textId="77777777" w:rsidR="00AF4ADB" w:rsidRPr="00811A37" w:rsidRDefault="00AF4ADB" w:rsidP="00AF4ADB">
      <w:pPr>
        <w:pStyle w:val="aff5"/>
        <w:rPr>
          <w:sz w:val="22"/>
          <w:szCs w:val="22"/>
        </w:rPr>
      </w:pPr>
      <w:r w:rsidRPr="00811A37">
        <w:rPr>
          <w:sz w:val="22"/>
          <w:szCs w:val="22"/>
        </w:rPr>
        <w:t>(улыбаясь, по-польски)</w:t>
      </w:r>
    </w:p>
    <w:p w14:paraId="40E27474" w14:textId="77777777" w:rsidR="00AF4ADB" w:rsidRPr="00811A37" w:rsidRDefault="00AF4ADB" w:rsidP="00AF4ADB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Малый доктор?</w:t>
      </w:r>
    </w:p>
    <w:p w14:paraId="4A9A5A0F" w14:textId="0B14B7B5" w:rsidR="00AF4ADB" w:rsidRPr="00811A37" w:rsidRDefault="00AF4ADB" w:rsidP="00AF4ADB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 xml:space="preserve">Вера, изображая недоразумение, забирает скальпель из рук </w:t>
      </w:r>
      <w:proofErr w:type="spellStart"/>
      <w:r w:rsidRPr="00811A37">
        <w:rPr>
          <w:sz w:val="22"/>
          <w:szCs w:val="22"/>
        </w:rPr>
        <w:t>Шонненберга</w:t>
      </w:r>
      <w:proofErr w:type="spellEnd"/>
      <w:r w:rsidR="00545E0D" w:rsidRPr="00811A37">
        <w:rPr>
          <w:sz w:val="22"/>
          <w:szCs w:val="22"/>
        </w:rPr>
        <w:t>.</w:t>
      </w:r>
    </w:p>
    <w:p w14:paraId="1E7DDC13" w14:textId="77777777" w:rsidR="00AF4ADB" w:rsidRPr="00811A37" w:rsidRDefault="00AF4ADB" w:rsidP="00AF4ADB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ВЕРА</w:t>
      </w:r>
    </w:p>
    <w:p w14:paraId="78B662DA" w14:textId="745EEEC4" w:rsidR="00545E0D" w:rsidRPr="00811A37" w:rsidRDefault="00545E0D" w:rsidP="00545E0D">
      <w:pPr>
        <w:pStyle w:val="aff5"/>
        <w:rPr>
          <w:sz w:val="22"/>
          <w:szCs w:val="22"/>
        </w:rPr>
      </w:pPr>
      <w:r w:rsidRPr="00811A37">
        <w:rPr>
          <w:sz w:val="22"/>
          <w:szCs w:val="22"/>
        </w:rPr>
        <w:t>(показывает на выход)</w:t>
      </w:r>
    </w:p>
    <w:p w14:paraId="4181737C" w14:textId="67671294" w:rsidR="00AF4ADB" w:rsidRPr="00811A37" w:rsidRDefault="00545E0D" w:rsidP="00AF4ADB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Пойдёмте в операционную.</w:t>
      </w:r>
    </w:p>
    <w:p w14:paraId="3965B0B4" w14:textId="3AD9B0F6" w:rsidR="00545E0D" w:rsidRPr="00811A37" w:rsidRDefault="00545E0D" w:rsidP="00545E0D">
      <w:pPr>
        <w:pStyle w:val="aff4"/>
        <w:rPr>
          <w:sz w:val="22"/>
          <w:szCs w:val="22"/>
        </w:rPr>
      </w:pPr>
      <w:proofErr w:type="spellStart"/>
      <w:r w:rsidRPr="00811A37">
        <w:rPr>
          <w:sz w:val="22"/>
          <w:szCs w:val="22"/>
        </w:rPr>
        <w:t>Шоненнберг</w:t>
      </w:r>
      <w:proofErr w:type="spellEnd"/>
      <w:r w:rsidRPr="00811A37">
        <w:rPr>
          <w:sz w:val="22"/>
          <w:szCs w:val="22"/>
        </w:rPr>
        <w:t>, улыбнувшись Домке, следует за Верой.</w:t>
      </w:r>
    </w:p>
    <w:p w14:paraId="48E20B8E" w14:textId="2745C794" w:rsidR="00AF4ADB" w:rsidRPr="00811A37" w:rsidRDefault="00AF4ADB" w:rsidP="00AF4ADB">
      <w:pPr>
        <w:pStyle w:val="aff6"/>
        <w:rPr>
          <w:sz w:val="22"/>
          <w:szCs w:val="22"/>
        </w:rPr>
      </w:pPr>
    </w:p>
    <w:p w14:paraId="1D10D99A" w14:textId="708B884C" w:rsidR="006E27F2" w:rsidRPr="00811A37" w:rsidRDefault="006E27F2" w:rsidP="006E27F2">
      <w:pPr>
        <w:pStyle w:val="aff2"/>
        <w:rPr>
          <w:sz w:val="22"/>
          <w:szCs w:val="22"/>
        </w:rPr>
      </w:pPr>
      <w:r w:rsidRPr="00811A37">
        <w:rPr>
          <w:sz w:val="22"/>
          <w:szCs w:val="22"/>
        </w:rPr>
        <w:t>1-1</w:t>
      </w:r>
      <w:r w:rsidR="00CA28E6" w:rsidRPr="00811A37">
        <w:rPr>
          <w:sz w:val="22"/>
          <w:szCs w:val="22"/>
        </w:rPr>
        <w:t>6</w:t>
      </w:r>
      <w:r w:rsidRPr="00811A37">
        <w:rPr>
          <w:sz w:val="22"/>
          <w:szCs w:val="22"/>
        </w:rPr>
        <w:t>. ИНТ.ШКОЛА №</w:t>
      </w:r>
      <w:proofErr w:type="gramStart"/>
      <w:r w:rsidRPr="00811A37">
        <w:rPr>
          <w:sz w:val="22"/>
          <w:szCs w:val="22"/>
        </w:rPr>
        <w:t>6.ОПЕРАЦИОННАЯ.УТРО</w:t>
      </w:r>
      <w:proofErr w:type="gramEnd"/>
    </w:p>
    <w:p w14:paraId="2A78AD5B" w14:textId="77777777" w:rsidR="006E27F2" w:rsidRPr="00811A37" w:rsidRDefault="006E27F2" w:rsidP="006E27F2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>Вера входит в операционную. Маруся всё там же, местная анестезия действует плохо. Девушка стонет. Тётя Феня, как может, помогает ей.</w:t>
      </w:r>
    </w:p>
    <w:p w14:paraId="729F4FAD" w14:textId="77777777" w:rsidR="006E27F2" w:rsidRPr="00811A37" w:rsidRDefault="006E27F2" w:rsidP="006E27F2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Тётя Феня</w:t>
      </w:r>
    </w:p>
    <w:p w14:paraId="64C094F5" w14:textId="77777777" w:rsidR="006E27F2" w:rsidRPr="00811A37" w:rsidRDefault="006E27F2" w:rsidP="006E27F2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Ну слава богу, Вера!</w:t>
      </w:r>
    </w:p>
    <w:p w14:paraId="4B1F779C" w14:textId="77777777" w:rsidR="006E27F2" w:rsidRPr="00811A37" w:rsidRDefault="006E27F2" w:rsidP="006E27F2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 xml:space="preserve">Заметив немца, Тётя Феня замолкает и вопросительно смотрит на Веру. Вера сверлит Тётю Феню каменным взглядом: молчите. </w:t>
      </w:r>
      <w:proofErr w:type="spellStart"/>
      <w:r w:rsidRPr="00811A37">
        <w:rPr>
          <w:sz w:val="22"/>
          <w:szCs w:val="22"/>
        </w:rPr>
        <w:t>Шонненберг</w:t>
      </w:r>
      <w:proofErr w:type="spellEnd"/>
      <w:r w:rsidRPr="00811A37">
        <w:rPr>
          <w:sz w:val="22"/>
          <w:szCs w:val="22"/>
        </w:rPr>
        <w:t xml:space="preserve"> осматривает операционную. Подходит к Марусе и внимательно осматривает: руки, ногти, поднимает простынку, осматривая стопы.</w:t>
      </w:r>
    </w:p>
    <w:p w14:paraId="113C7823" w14:textId="77777777" w:rsidR="006E27F2" w:rsidRPr="00811A37" w:rsidRDefault="006E27F2" w:rsidP="006E27F2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ШОННЕНБЕРГ</w:t>
      </w:r>
    </w:p>
    <w:p w14:paraId="57D98FBC" w14:textId="77777777" w:rsidR="006E27F2" w:rsidRPr="00811A37" w:rsidRDefault="006E27F2" w:rsidP="006E27F2">
      <w:pPr>
        <w:pStyle w:val="aff5"/>
        <w:rPr>
          <w:sz w:val="22"/>
          <w:szCs w:val="22"/>
        </w:rPr>
      </w:pPr>
      <w:r w:rsidRPr="00811A37">
        <w:rPr>
          <w:sz w:val="22"/>
          <w:szCs w:val="22"/>
        </w:rPr>
        <w:t>(по-немецки)</w:t>
      </w:r>
    </w:p>
    <w:p w14:paraId="506C01E7" w14:textId="77777777" w:rsidR="006E27F2" w:rsidRPr="00811A37" w:rsidRDefault="006E27F2" w:rsidP="006E27F2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 xml:space="preserve">Фрау доктор уверенна, что это гражданский пациент? </w:t>
      </w:r>
    </w:p>
    <w:p w14:paraId="5A91D641" w14:textId="77777777" w:rsidR="006E27F2" w:rsidRPr="00811A37" w:rsidRDefault="006E27F2" w:rsidP="006E27F2">
      <w:pPr>
        <w:pStyle w:val="aff5"/>
        <w:rPr>
          <w:sz w:val="22"/>
          <w:szCs w:val="22"/>
        </w:rPr>
      </w:pPr>
      <w:r w:rsidRPr="00811A37">
        <w:rPr>
          <w:sz w:val="22"/>
          <w:szCs w:val="22"/>
        </w:rPr>
        <w:t>(по-польски)</w:t>
      </w:r>
    </w:p>
    <w:p w14:paraId="27D56590" w14:textId="77777777" w:rsidR="006E27F2" w:rsidRPr="00811A37" w:rsidRDefault="006E27F2" w:rsidP="006E27F2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 xml:space="preserve">Где есть ей </w:t>
      </w:r>
      <w:proofErr w:type="spellStart"/>
      <w:r w:rsidRPr="00811A37">
        <w:rPr>
          <w:sz w:val="22"/>
          <w:szCs w:val="22"/>
        </w:rPr>
        <w:t>убранье</w:t>
      </w:r>
      <w:proofErr w:type="spellEnd"/>
      <w:r w:rsidRPr="00811A37">
        <w:rPr>
          <w:sz w:val="22"/>
          <w:szCs w:val="22"/>
        </w:rPr>
        <w:t xml:space="preserve">? </w:t>
      </w:r>
    </w:p>
    <w:p w14:paraId="40A61902" w14:textId="77777777" w:rsidR="006E27F2" w:rsidRPr="00811A37" w:rsidRDefault="006E27F2" w:rsidP="006E27F2">
      <w:pPr>
        <w:pStyle w:val="aff5"/>
        <w:rPr>
          <w:sz w:val="22"/>
          <w:szCs w:val="22"/>
        </w:rPr>
      </w:pPr>
      <w:r w:rsidRPr="00811A37">
        <w:rPr>
          <w:sz w:val="22"/>
          <w:szCs w:val="22"/>
        </w:rPr>
        <w:t>(пристально глядя в глаза Вере)</w:t>
      </w:r>
    </w:p>
    <w:p w14:paraId="3F1A3772" w14:textId="77777777" w:rsidR="006E27F2" w:rsidRPr="00811A37" w:rsidRDefault="006E27F2" w:rsidP="006E27F2">
      <w:pPr>
        <w:pStyle w:val="aff6"/>
        <w:rPr>
          <w:sz w:val="22"/>
          <w:szCs w:val="22"/>
        </w:rPr>
      </w:pPr>
      <w:proofErr w:type="spellStart"/>
      <w:r w:rsidRPr="00811A37">
        <w:rPr>
          <w:sz w:val="22"/>
          <w:szCs w:val="22"/>
        </w:rPr>
        <w:t>Одьежь</w:t>
      </w:r>
      <w:proofErr w:type="spellEnd"/>
      <w:r w:rsidRPr="00811A37">
        <w:rPr>
          <w:sz w:val="22"/>
          <w:szCs w:val="22"/>
        </w:rPr>
        <w:t>?</w:t>
      </w:r>
    </w:p>
    <w:p w14:paraId="6BCDE275" w14:textId="77777777" w:rsidR="006E27F2" w:rsidRPr="00811A37" w:rsidRDefault="006E27F2" w:rsidP="006E27F2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 xml:space="preserve">Вера со страхом смотрит в глаза </w:t>
      </w:r>
      <w:proofErr w:type="spellStart"/>
      <w:r w:rsidRPr="00811A37">
        <w:rPr>
          <w:sz w:val="22"/>
          <w:szCs w:val="22"/>
        </w:rPr>
        <w:t>Шонненбергу</w:t>
      </w:r>
      <w:proofErr w:type="spellEnd"/>
      <w:r w:rsidRPr="00811A37">
        <w:rPr>
          <w:sz w:val="22"/>
          <w:szCs w:val="22"/>
        </w:rPr>
        <w:t xml:space="preserve">, переводит взгляд на растерянную Тётю Феню. </w:t>
      </w:r>
    </w:p>
    <w:p w14:paraId="54759EBC" w14:textId="77777777" w:rsidR="006E27F2" w:rsidRPr="00811A37" w:rsidRDefault="006E27F2" w:rsidP="006E27F2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ВЕРА</w:t>
      </w:r>
    </w:p>
    <w:p w14:paraId="3F577248" w14:textId="77777777" w:rsidR="006E27F2" w:rsidRPr="00811A37" w:rsidRDefault="006E27F2" w:rsidP="006E27F2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Обработка. Санитарный норм.</w:t>
      </w:r>
    </w:p>
    <w:p w14:paraId="18C801C9" w14:textId="77777777" w:rsidR="006E27F2" w:rsidRPr="00811A37" w:rsidRDefault="006E27F2" w:rsidP="006E27F2">
      <w:pPr>
        <w:pStyle w:val="aff5"/>
        <w:rPr>
          <w:sz w:val="22"/>
          <w:szCs w:val="22"/>
        </w:rPr>
      </w:pPr>
      <w:r w:rsidRPr="00811A37">
        <w:rPr>
          <w:sz w:val="22"/>
          <w:szCs w:val="22"/>
        </w:rPr>
        <w:t>(Тёте Фене)</w:t>
      </w:r>
    </w:p>
    <w:p w14:paraId="4BF93663" w14:textId="77777777" w:rsidR="006E27F2" w:rsidRPr="00811A37" w:rsidRDefault="006E27F2" w:rsidP="006E27F2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 xml:space="preserve">Тётя Феня, принесите одежду девушки из </w:t>
      </w:r>
      <w:proofErr w:type="spellStart"/>
      <w:r w:rsidRPr="00811A37">
        <w:rPr>
          <w:sz w:val="22"/>
          <w:szCs w:val="22"/>
        </w:rPr>
        <w:t>санблока</w:t>
      </w:r>
      <w:proofErr w:type="spellEnd"/>
      <w:r w:rsidRPr="00811A37">
        <w:rPr>
          <w:sz w:val="22"/>
          <w:szCs w:val="22"/>
        </w:rPr>
        <w:t>.</w:t>
      </w:r>
    </w:p>
    <w:p w14:paraId="32A860E9" w14:textId="220CB974" w:rsidR="006E27F2" w:rsidRPr="00811A37" w:rsidRDefault="006E27F2" w:rsidP="006E27F2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lastRenderedPageBreak/>
        <w:t xml:space="preserve">Тётя Феня, кивнув убегает. Тишина. </w:t>
      </w:r>
      <w:r w:rsidR="004778C9" w:rsidRPr="00811A37">
        <w:rPr>
          <w:sz w:val="22"/>
          <w:szCs w:val="22"/>
        </w:rPr>
        <w:t>Осматривает шов на лице Маруси, улыбается.</w:t>
      </w:r>
    </w:p>
    <w:p w14:paraId="5F52ABDB" w14:textId="77777777" w:rsidR="004778C9" w:rsidRPr="00811A37" w:rsidRDefault="004778C9" w:rsidP="004778C9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ШОННЕНБЕРГ</w:t>
      </w:r>
    </w:p>
    <w:p w14:paraId="0197DF15" w14:textId="77777777" w:rsidR="004778C9" w:rsidRPr="00811A37" w:rsidRDefault="004778C9" w:rsidP="004778C9">
      <w:pPr>
        <w:pStyle w:val="aff5"/>
        <w:rPr>
          <w:sz w:val="22"/>
          <w:szCs w:val="22"/>
        </w:rPr>
      </w:pPr>
      <w:r w:rsidRPr="00811A37">
        <w:rPr>
          <w:sz w:val="22"/>
          <w:szCs w:val="22"/>
        </w:rPr>
        <w:t>(заинтересовано)</w:t>
      </w:r>
    </w:p>
    <w:p w14:paraId="60B6C93A" w14:textId="7F7CB6C3" w:rsidR="004778C9" w:rsidRPr="00811A37" w:rsidRDefault="004778C9" w:rsidP="004778C9">
      <w:pPr>
        <w:pStyle w:val="aff6"/>
        <w:rPr>
          <w:sz w:val="22"/>
          <w:szCs w:val="22"/>
        </w:rPr>
      </w:pPr>
      <w:proofErr w:type="spellStart"/>
      <w:r w:rsidRPr="00811A37">
        <w:rPr>
          <w:sz w:val="22"/>
          <w:szCs w:val="22"/>
        </w:rPr>
        <w:t>Первша</w:t>
      </w:r>
      <w:proofErr w:type="spellEnd"/>
      <w:r w:rsidRPr="00811A37">
        <w:rPr>
          <w:sz w:val="22"/>
          <w:szCs w:val="22"/>
        </w:rPr>
        <w:t xml:space="preserve"> </w:t>
      </w:r>
      <w:proofErr w:type="spellStart"/>
      <w:r w:rsidRPr="00811A37">
        <w:rPr>
          <w:sz w:val="22"/>
          <w:szCs w:val="22"/>
        </w:rPr>
        <w:t>операцья</w:t>
      </w:r>
      <w:proofErr w:type="spellEnd"/>
      <w:r w:rsidRPr="00811A37">
        <w:rPr>
          <w:sz w:val="22"/>
          <w:szCs w:val="22"/>
        </w:rPr>
        <w:t>?</w:t>
      </w:r>
    </w:p>
    <w:p w14:paraId="009AA889" w14:textId="77777777" w:rsidR="006E27F2" w:rsidRPr="00811A37" w:rsidRDefault="006E27F2" w:rsidP="006E27F2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ВЕРА</w:t>
      </w:r>
    </w:p>
    <w:p w14:paraId="484033BC" w14:textId="720FC6ED" w:rsidR="006E27F2" w:rsidRPr="00811A37" w:rsidRDefault="004778C9" w:rsidP="006E27F2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А?</w:t>
      </w:r>
      <w:r w:rsidR="006E27F2" w:rsidRPr="00811A37">
        <w:rPr>
          <w:sz w:val="22"/>
          <w:szCs w:val="22"/>
        </w:rPr>
        <w:t xml:space="preserve"> </w:t>
      </w:r>
      <w:r w:rsidRPr="00811A37">
        <w:rPr>
          <w:sz w:val="22"/>
          <w:szCs w:val="22"/>
        </w:rPr>
        <w:t>Перша чего? А… первая операция, да.</w:t>
      </w:r>
    </w:p>
    <w:p w14:paraId="7340B205" w14:textId="11F3A3D0" w:rsidR="006E27F2" w:rsidRPr="00811A37" w:rsidRDefault="006E27F2" w:rsidP="006E27F2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 xml:space="preserve">Вера </w:t>
      </w:r>
      <w:r w:rsidR="00545E0D" w:rsidRPr="00811A37">
        <w:rPr>
          <w:sz w:val="22"/>
          <w:szCs w:val="22"/>
        </w:rPr>
        <w:t>косится</w:t>
      </w:r>
      <w:r w:rsidRPr="00811A37">
        <w:rPr>
          <w:sz w:val="22"/>
          <w:szCs w:val="22"/>
        </w:rPr>
        <w:t xml:space="preserve"> на входную дверь.</w:t>
      </w:r>
    </w:p>
    <w:p w14:paraId="13FA4FB9" w14:textId="77777777" w:rsidR="006E27F2" w:rsidRPr="00811A37" w:rsidRDefault="006E27F2" w:rsidP="006E27F2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ШОННЕНБЕРГ</w:t>
      </w:r>
    </w:p>
    <w:p w14:paraId="04D120E3" w14:textId="59B38C17" w:rsidR="006E27F2" w:rsidRPr="00811A37" w:rsidRDefault="006E27F2" w:rsidP="006E27F2">
      <w:pPr>
        <w:pStyle w:val="aff5"/>
        <w:rPr>
          <w:sz w:val="22"/>
          <w:szCs w:val="22"/>
        </w:rPr>
      </w:pPr>
      <w:r w:rsidRPr="00811A37">
        <w:rPr>
          <w:sz w:val="22"/>
          <w:szCs w:val="22"/>
        </w:rPr>
        <w:t>(на немецком</w:t>
      </w:r>
      <w:r w:rsidR="00545E0D" w:rsidRPr="00811A37">
        <w:rPr>
          <w:sz w:val="22"/>
          <w:szCs w:val="22"/>
        </w:rPr>
        <w:t>, указывает пальцем</w:t>
      </w:r>
      <w:r w:rsidRPr="00811A37">
        <w:rPr>
          <w:sz w:val="22"/>
          <w:szCs w:val="22"/>
        </w:rPr>
        <w:t>)</w:t>
      </w:r>
    </w:p>
    <w:p w14:paraId="296A86D6" w14:textId="1420F087" w:rsidR="00545E0D" w:rsidRPr="00811A37" w:rsidRDefault="00545E0D" w:rsidP="00545E0D">
      <w:pPr>
        <w:pStyle w:val="aff6"/>
        <w:rPr>
          <w:sz w:val="22"/>
          <w:szCs w:val="22"/>
        </w:rPr>
      </w:pPr>
      <w:proofErr w:type="spellStart"/>
      <w:r w:rsidRPr="00811A37">
        <w:rPr>
          <w:sz w:val="22"/>
          <w:szCs w:val="22"/>
        </w:rPr>
        <w:t>Dränage</w:t>
      </w:r>
      <w:proofErr w:type="spellEnd"/>
      <w:r w:rsidRPr="00811A37">
        <w:rPr>
          <w:sz w:val="22"/>
          <w:szCs w:val="22"/>
        </w:rPr>
        <w:t>.</w:t>
      </w:r>
    </w:p>
    <w:p w14:paraId="1052FF79" w14:textId="44F870F9" w:rsidR="00545E0D" w:rsidRPr="00811A37" w:rsidRDefault="00545E0D" w:rsidP="00545E0D">
      <w:pPr>
        <w:pStyle w:val="aff5"/>
        <w:rPr>
          <w:sz w:val="22"/>
          <w:szCs w:val="22"/>
        </w:rPr>
      </w:pPr>
      <w:r w:rsidRPr="00811A37">
        <w:rPr>
          <w:sz w:val="22"/>
          <w:szCs w:val="22"/>
        </w:rPr>
        <w:t>(польский)</w:t>
      </w:r>
    </w:p>
    <w:p w14:paraId="310A579B" w14:textId="61962AF0" w:rsidR="00545E0D" w:rsidRPr="00811A37" w:rsidRDefault="00545E0D" w:rsidP="00545E0D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 xml:space="preserve">Треба </w:t>
      </w:r>
      <w:proofErr w:type="spellStart"/>
      <w:r w:rsidRPr="00811A37">
        <w:rPr>
          <w:sz w:val="22"/>
          <w:szCs w:val="22"/>
        </w:rPr>
        <w:t>уставьёнэ</w:t>
      </w:r>
      <w:proofErr w:type="spellEnd"/>
      <w:r w:rsidRPr="00811A37">
        <w:rPr>
          <w:sz w:val="22"/>
          <w:szCs w:val="22"/>
        </w:rPr>
        <w:t xml:space="preserve"> дренаж, </w:t>
      </w:r>
      <w:proofErr w:type="spellStart"/>
      <w:r w:rsidRPr="00811A37">
        <w:rPr>
          <w:sz w:val="22"/>
          <w:szCs w:val="22"/>
        </w:rPr>
        <w:t>разумьешь</w:t>
      </w:r>
      <w:proofErr w:type="spellEnd"/>
      <w:r w:rsidRPr="00811A37">
        <w:rPr>
          <w:sz w:val="22"/>
          <w:szCs w:val="22"/>
        </w:rPr>
        <w:t>?</w:t>
      </w:r>
    </w:p>
    <w:p w14:paraId="10E6237F" w14:textId="45D5769A" w:rsidR="00545E0D" w:rsidRPr="00811A37" w:rsidRDefault="00545E0D" w:rsidP="00545E0D">
      <w:pPr>
        <w:pStyle w:val="aff3"/>
        <w:rPr>
          <w:sz w:val="22"/>
          <w:szCs w:val="22"/>
        </w:rPr>
      </w:pPr>
      <w:r w:rsidRPr="00811A37">
        <w:rPr>
          <w:sz w:val="22"/>
          <w:szCs w:val="22"/>
        </w:rPr>
        <w:t>ВЕРА</w:t>
      </w:r>
    </w:p>
    <w:p w14:paraId="4570B4EC" w14:textId="50FB08C2" w:rsidR="00545E0D" w:rsidRPr="00811A37" w:rsidRDefault="00545E0D" w:rsidP="00545E0D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Дренаж. Точно!</w:t>
      </w:r>
    </w:p>
    <w:p w14:paraId="606AC52E" w14:textId="1AEB0D0D" w:rsidR="00545E0D" w:rsidRPr="00811A37" w:rsidRDefault="00545E0D" w:rsidP="00545E0D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>Вера крутится, думает.</w:t>
      </w:r>
    </w:p>
    <w:p w14:paraId="687B5040" w14:textId="77777777" w:rsidR="00545E0D" w:rsidRPr="00811A37" w:rsidRDefault="00545E0D" w:rsidP="00545E0D">
      <w:pPr>
        <w:pStyle w:val="aff3"/>
        <w:rPr>
          <w:sz w:val="22"/>
          <w:szCs w:val="22"/>
        </w:rPr>
      </w:pPr>
      <w:r w:rsidRPr="00811A37">
        <w:rPr>
          <w:sz w:val="22"/>
          <w:szCs w:val="22"/>
        </w:rPr>
        <w:t>ВЕРА</w:t>
      </w:r>
    </w:p>
    <w:p w14:paraId="737EF49E" w14:textId="16E68F20" w:rsidR="00545E0D" w:rsidRPr="00811A37" w:rsidRDefault="00545E0D" w:rsidP="00545E0D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Конечно же, дренировать нужно, чем же---</w:t>
      </w:r>
    </w:p>
    <w:p w14:paraId="5F3EE8A8" w14:textId="43EBF3E7" w:rsidR="00545E0D" w:rsidRPr="00811A37" w:rsidRDefault="00545E0D" w:rsidP="00545E0D">
      <w:pPr>
        <w:pStyle w:val="aff4"/>
        <w:rPr>
          <w:sz w:val="22"/>
          <w:szCs w:val="22"/>
        </w:rPr>
      </w:pPr>
      <w:proofErr w:type="spellStart"/>
      <w:r w:rsidRPr="00811A37">
        <w:rPr>
          <w:sz w:val="22"/>
          <w:szCs w:val="22"/>
        </w:rPr>
        <w:t>Шоненнберг</w:t>
      </w:r>
      <w:proofErr w:type="spellEnd"/>
      <w:r w:rsidRPr="00811A37">
        <w:rPr>
          <w:sz w:val="22"/>
          <w:szCs w:val="22"/>
        </w:rPr>
        <w:t xml:space="preserve"> указывает Вере на резиновую перчатку, показывает пальцами, что нужно её разрезать. Вера быстро соображает, режет перчатку на тонкие полосочки. Надрезает пару нитей и ставит дренаж в рану.</w:t>
      </w:r>
    </w:p>
    <w:p w14:paraId="6C4DB4E7" w14:textId="5D5EEED3" w:rsidR="00545E0D" w:rsidRPr="00811A37" w:rsidRDefault="00545E0D" w:rsidP="00545E0D">
      <w:pPr>
        <w:pStyle w:val="aff3"/>
        <w:rPr>
          <w:sz w:val="22"/>
          <w:szCs w:val="22"/>
        </w:rPr>
      </w:pPr>
      <w:r w:rsidRPr="00811A37">
        <w:rPr>
          <w:sz w:val="22"/>
          <w:szCs w:val="22"/>
        </w:rPr>
        <w:t>ВЕРА</w:t>
      </w:r>
    </w:p>
    <w:p w14:paraId="0ADD6EE1" w14:textId="67FCAADC" w:rsidR="00545E0D" w:rsidRPr="00811A37" w:rsidRDefault="00545E0D" w:rsidP="00545E0D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Так?</w:t>
      </w:r>
    </w:p>
    <w:p w14:paraId="50B4E39A" w14:textId="2780FB2B" w:rsidR="00545E0D" w:rsidRPr="00811A37" w:rsidRDefault="00545E0D" w:rsidP="00545E0D">
      <w:pPr>
        <w:pStyle w:val="aff3"/>
        <w:rPr>
          <w:sz w:val="22"/>
          <w:szCs w:val="22"/>
        </w:rPr>
      </w:pPr>
      <w:r w:rsidRPr="00811A37">
        <w:rPr>
          <w:sz w:val="22"/>
          <w:szCs w:val="22"/>
        </w:rPr>
        <w:t>ШОНЕННБЕРГ</w:t>
      </w:r>
    </w:p>
    <w:p w14:paraId="4BCF0C7A" w14:textId="378DA0CF" w:rsidR="00545E0D" w:rsidRPr="00811A37" w:rsidRDefault="00545E0D" w:rsidP="00545E0D">
      <w:pPr>
        <w:pStyle w:val="aff5"/>
        <w:rPr>
          <w:sz w:val="22"/>
          <w:szCs w:val="22"/>
        </w:rPr>
      </w:pPr>
      <w:r w:rsidRPr="00811A37">
        <w:rPr>
          <w:sz w:val="22"/>
          <w:szCs w:val="22"/>
        </w:rPr>
        <w:t>(улыбается растерянной Вере)</w:t>
      </w:r>
    </w:p>
    <w:p w14:paraId="09935E02" w14:textId="19770897" w:rsidR="00545E0D" w:rsidRPr="00811A37" w:rsidRDefault="00545E0D" w:rsidP="00545E0D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 xml:space="preserve">Так, так. </w:t>
      </w:r>
      <w:proofErr w:type="spellStart"/>
      <w:r w:rsidRPr="00811A37">
        <w:rPr>
          <w:sz w:val="22"/>
          <w:szCs w:val="22"/>
        </w:rPr>
        <w:t>Бардзо</w:t>
      </w:r>
      <w:proofErr w:type="spellEnd"/>
      <w:r w:rsidRPr="00811A37">
        <w:rPr>
          <w:sz w:val="22"/>
          <w:szCs w:val="22"/>
        </w:rPr>
        <w:t xml:space="preserve"> </w:t>
      </w:r>
      <w:proofErr w:type="spellStart"/>
      <w:r w:rsidRPr="00811A37">
        <w:rPr>
          <w:sz w:val="22"/>
          <w:szCs w:val="22"/>
        </w:rPr>
        <w:t>добже</w:t>
      </w:r>
      <w:proofErr w:type="spellEnd"/>
      <w:r w:rsidRPr="00811A37">
        <w:rPr>
          <w:sz w:val="22"/>
          <w:szCs w:val="22"/>
        </w:rPr>
        <w:t>.</w:t>
      </w:r>
    </w:p>
    <w:p w14:paraId="7D433D7E" w14:textId="55D339A8" w:rsidR="006E27F2" w:rsidRPr="00811A37" w:rsidRDefault="00545E0D" w:rsidP="006E27F2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 xml:space="preserve">Вошедшая </w:t>
      </w:r>
      <w:r w:rsidR="006E27F2" w:rsidRPr="00811A37">
        <w:rPr>
          <w:sz w:val="22"/>
          <w:szCs w:val="22"/>
        </w:rPr>
        <w:t>Тётя Феня с непониманием наблюдает эту сцену.</w:t>
      </w:r>
    </w:p>
    <w:p w14:paraId="179B0A4E" w14:textId="77777777" w:rsidR="006E27F2" w:rsidRPr="00811A37" w:rsidRDefault="006E27F2" w:rsidP="006E27F2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Тетя Феня</w:t>
      </w:r>
    </w:p>
    <w:p w14:paraId="31E70BA8" w14:textId="77777777" w:rsidR="006E27F2" w:rsidRPr="00811A37" w:rsidRDefault="006E27F2" w:rsidP="006E27F2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Одёжка вот…</w:t>
      </w:r>
    </w:p>
    <w:p w14:paraId="07B70427" w14:textId="77777777" w:rsidR="006E27F2" w:rsidRPr="00811A37" w:rsidRDefault="006E27F2" w:rsidP="006E27F2">
      <w:pPr>
        <w:pStyle w:val="aff4"/>
        <w:rPr>
          <w:sz w:val="22"/>
          <w:szCs w:val="22"/>
        </w:rPr>
      </w:pPr>
      <w:proofErr w:type="spellStart"/>
      <w:r w:rsidRPr="00811A37">
        <w:rPr>
          <w:sz w:val="22"/>
          <w:szCs w:val="22"/>
        </w:rPr>
        <w:t>Шонненберг</w:t>
      </w:r>
      <w:proofErr w:type="spellEnd"/>
      <w:r w:rsidRPr="00811A37">
        <w:rPr>
          <w:sz w:val="22"/>
          <w:szCs w:val="22"/>
        </w:rPr>
        <w:t xml:space="preserve"> и Вера оглядываются на голос Тёти Фени. Тётя Феня усердно начинает выжимать одежду, чтоб продемонстрировать немцу.</w:t>
      </w:r>
    </w:p>
    <w:p w14:paraId="1326F0A9" w14:textId="77777777" w:rsidR="006E27F2" w:rsidRPr="00811A37" w:rsidRDefault="006E27F2" w:rsidP="006E27F2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ШОННЕНБЕРГ</w:t>
      </w:r>
    </w:p>
    <w:p w14:paraId="57EB487A" w14:textId="77777777" w:rsidR="006E27F2" w:rsidRPr="00811A37" w:rsidRDefault="006E27F2" w:rsidP="006E27F2">
      <w:pPr>
        <w:pStyle w:val="aff5"/>
        <w:rPr>
          <w:sz w:val="22"/>
          <w:szCs w:val="22"/>
        </w:rPr>
      </w:pPr>
      <w:r w:rsidRPr="00811A37">
        <w:rPr>
          <w:sz w:val="22"/>
          <w:szCs w:val="22"/>
        </w:rPr>
        <w:t>(по-немецки)</w:t>
      </w:r>
    </w:p>
    <w:p w14:paraId="78485C4A" w14:textId="77777777" w:rsidR="006E27F2" w:rsidRPr="00811A37" w:rsidRDefault="006E27F2" w:rsidP="006E27F2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С ней всё хорошо. Уезжаем.</w:t>
      </w:r>
    </w:p>
    <w:p w14:paraId="0B097946" w14:textId="77777777" w:rsidR="006E27F2" w:rsidRPr="00811A37" w:rsidRDefault="006E27F2" w:rsidP="006E27F2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 xml:space="preserve">Потеряв интерес к Марусе, </w:t>
      </w:r>
      <w:proofErr w:type="spellStart"/>
      <w:r w:rsidRPr="00811A37">
        <w:rPr>
          <w:sz w:val="22"/>
          <w:szCs w:val="22"/>
        </w:rPr>
        <w:t>Шонненберг</w:t>
      </w:r>
      <w:proofErr w:type="spellEnd"/>
      <w:r w:rsidRPr="00811A37">
        <w:rPr>
          <w:sz w:val="22"/>
          <w:szCs w:val="22"/>
        </w:rPr>
        <w:t xml:space="preserve"> кивает Вере следовать за ним и уходит.</w:t>
      </w:r>
    </w:p>
    <w:p w14:paraId="057E259C" w14:textId="77777777" w:rsidR="006E27F2" w:rsidRPr="00811A37" w:rsidRDefault="006E27F2" w:rsidP="006E27F2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ТЁТЯ ФЕНЯ</w:t>
      </w:r>
    </w:p>
    <w:p w14:paraId="53758778" w14:textId="77777777" w:rsidR="006E27F2" w:rsidRPr="00811A37" w:rsidRDefault="006E27F2" w:rsidP="006E27F2">
      <w:pPr>
        <w:pStyle w:val="aff5"/>
        <w:rPr>
          <w:sz w:val="22"/>
          <w:szCs w:val="22"/>
        </w:rPr>
      </w:pPr>
      <w:r w:rsidRPr="00811A37">
        <w:rPr>
          <w:sz w:val="22"/>
          <w:szCs w:val="22"/>
        </w:rPr>
        <w:t>(тихо)</w:t>
      </w:r>
    </w:p>
    <w:p w14:paraId="5EDAF077" w14:textId="77777777" w:rsidR="006E27F2" w:rsidRPr="00811A37" w:rsidRDefault="006E27F2" w:rsidP="006E27F2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Ты куда собралась?</w:t>
      </w:r>
    </w:p>
    <w:p w14:paraId="1047F853" w14:textId="77777777" w:rsidR="006E27F2" w:rsidRPr="00811A37" w:rsidRDefault="006E27F2" w:rsidP="006E27F2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lastRenderedPageBreak/>
        <w:t>ВЕРА</w:t>
      </w:r>
    </w:p>
    <w:p w14:paraId="340E3BA1" w14:textId="77777777" w:rsidR="006E27F2" w:rsidRPr="00811A37" w:rsidRDefault="006E27F2" w:rsidP="006E27F2">
      <w:pPr>
        <w:pStyle w:val="aff5"/>
        <w:rPr>
          <w:sz w:val="22"/>
          <w:szCs w:val="22"/>
        </w:rPr>
      </w:pPr>
      <w:r w:rsidRPr="00811A37">
        <w:rPr>
          <w:sz w:val="22"/>
          <w:szCs w:val="22"/>
        </w:rPr>
        <w:t>(растерянно)</w:t>
      </w:r>
    </w:p>
    <w:p w14:paraId="2112612A" w14:textId="5A3B940A" w:rsidR="006E27F2" w:rsidRPr="00811A37" w:rsidRDefault="006E27F2" w:rsidP="006E27F2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 xml:space="preserve">Я не знаю, Тётя Фенечка, присмотрите за </w:t>
      </w:r>
      <w:proofErr w:type="spellStart"/>
      <w:r w:rsidRPr="00811A37">
        <w:rPr>
          <w:sz w:val="22"/>
          <w:szCs w:val="22"/>
        </w:rPr>
        <w:t>Домкой</w:t>
      </w:r>
      <w:proofErr w:type="spellEnd"/>
      <w:r w:rsidRPr="00811A37">
        <w:rPr>
          <w:sz w:val="22"/>
          <w:szCs w:val="22"/>
        </w:rPr>
        <w:t>.</w:t>
      </w:r>
      <w:r w:rsidR="00545E0D" w:rsidRPr="00811A37">
        <w:rPr>
          <w:sz w:val="22"/>
          <w:szCs w:val="22"/>
        </w:rPr>
        <w:t xml:space="preserve"> Наложите девочке повязку.</w:t>
      </w:r>
    </w:p>
    <w:p w14:paraId="59263B48" w14:textId="77777777" w:rsidR="006E27F2" w:rsidRPr="00811A37" w:rsidRDefault="006E27F2" w:rsidP="006E27F2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 xml:space="preserve">Вера быстро снимает перчатки и повязку, бросает их в таз и выходит за </w:t>
      </w:r>
      <w:proofErr w:type="spellStart"/>
      <w:r w:rsidRPr="00811A37">
        <w:rPr>
          <w:sz w:val="22"/>
          <w:szCs w:val="22"/>
        </w:rPr>
        <w:t>Шонненбергом</w:t>
      </w:r>
      <w:proofErr w:type="spellEnd"/>
      <w:r w:rsidRPr="00811A37">
        <w:rPr>
          <w:sz w:val="22"/>
          <w:szCs w:val="22"/>
        </w:rPr>
        <w:t>.</w:t>
      </w:r>
    </w:p>
    <w:p w14:paraId="110B1E2E" w14:textId="6F76BB3A" w:rsidR="006E27F2" w:rsidRPr="00811A37" w:rsidRDefault="006E27F2" w:rsidP="006E27F2">
      <w:pPr>
        <w:pStyle w:val="aff2"/>
        <w:rPr>
          <w:sz w:val="22"/>
          <w:szCs w:val="22"/>
        </w:rPr>
      </w:pPr>
      <w:r w:rsidRPr="00811A37">
        <w:rPr>
          <w:sz w:val="22"/>
          <w:szCs w:val="22"/>
        </w:rPr>
        <w:t>1-1</w:t>
      </w:r>
      <w:r w:rsidR="00CA28E6" w:rsidRPr="00811A37">
        <w:rPr>
          <w:sz w:val="22"/>
          <w:szCs w:val="22"/>
        </w:rPr>
        <w:t>7</w:t>
      </w:r>
      <w:r w:rsidRPr="00811A37">
        <w:rPr>
          <w:sz w:val="22"/>
          <w:szCs w:val="22"/>
        </w:rPr>
        <w:t xml:space="preserve">. </w:t>
      </w:r>
      <w:r w:rsidR="00545E0D" w:rsidRPr="00811A37">
        <w:rPr>
          <w:sz w:val="22"/>
          <w:szCs w:val="22"/>
        </w:rPr>
        <w:t>ИНТ. ШКОЛА. ЛЕСТНИЦА</w:t>
      </w:r>
      <w:r w:rsidRPr="00811A37">
        <w:rPr>
          <w:sz w:val="22"/>
          <w:szCs w:val="22"/>
        </w:rPr>
        <w:t>. УТРО.</w:t>
      </w:r>
    </w:p>
    <w:p w14:paraId="72917F4F" w14:textId="288B1869" w:rsidR="006E27F2" w:rsidRPr="00811A37" w:rsidRDefault="00545E0D" w:rsidP="006E27F2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 xml:space="preserve">Вера, спускаясь по лестнице, пытается засунуть руки в пальто, ей галантно помогает </w:t>
      </w:r>
      <w:proofErr w:type="spellStart"/>
      <w:r w:rsidRPr="00811A37">
        <w:rPr>
          <w:sz w:val="22"/>
          <w:szCs w:val="22"/>
        </w:rPr>
        <w:t>Шоненнберг</w:t>
      </w:r>
      <w:proofErr w:type="spellEnd"/>
      <w:r w:rsidRPr="00811A37">
        <w:rPr>
          <w:sz w:val="22"/>
          <w:szCs w:val="22"/>
        </w:rPr>
        <w:t xml:space="preserve">. Кочкин и остальные наблюдают. Когда </w:t>
      </w:r>
      <w:proofErr w:type="spellStart"/>
      <w:r w:rsidR="006E27F2" w:rsidRPr="00811A37">
        <w:rPr>
          <w:sz w:val="22"/>
          <w:szCs w:val="22"/>
        </w:rPr>
        <w:t>Шонненберг</w:t>
      </w:r>
      <w:proofErr w:type="spellEnd"/>
      <w:r w:rsidRPr="00811A37">
        <w:rPr>
          <w:sz w:val="22"/>
          <w:szCs w:val="22"/>
        </w:rPr>
        <w:t xml:space="preserve">, Вера, и два солдата, спускаются вниз и скрываются в стеклянных дверях, из палат появляются оставшиеся пациенты, в том числе </w:t>
      </w:r>
      <w:proofErr w:type="spellStart"/>
      <w:r w:rsidRPr="00811A37">
        <w:rPr>
          <w:sz w:val="22"/>
          <w:szCs w:val="22"/>
        </w:rPr>
        <w:t>Блитштейны</w:t>
      </w:r>
      <w:proofErr w:type="spellEnd"/>
      <w:r w:rsidRPr="00811A37">
        <w:rPr>
          <w:sz w:val="22"/>
          <w:szCs w:val="22"/>
        </w:rPr>
        <w:t>.</w:t>
      </w:r>
    </w:p>
    <w:p w14:paraId="402A44FF" w14:textId="77777777" w:rsidR="006E27F2" w:rsidRPr="00811A37" w:rsidRDefault="006E27F2" w:rsidP="006E27F2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КОЧКИН</w:t>
      </w:r>
    </w:p>
    <w:p w14:paraId="30A5C573" w14:textId="4467A159" w:rsidR="006E27F2" w:rsidRPr="00811A37" w:rsidRDefault="006E27F2" w:rsidP="006E27F2">
      <w:pPr>
        <w:pStyle w:val="aff5"/>
        <w:rPr>
          <w:sz w:val="22"/>
          <w:szCs w:val="22"/>
        </w:rPr>
      </w:pPr>
      <w:r w:rsidRPr="00811A37">
        <w:rPr>
          <w:sz w:val="22"/>
          <w:szCs w:val="22"/>
        </w:rPr>
        <w:t>(сплёвывая</w:t>
      </w:r>
      <w:r w:rsidR="00545E0D" w:rsidRPr="00811A37">
        <w:rPr>
          <w:sz w:val="22"/>
          <w:szCs w:val="22"/>
        </w:rPr>
        <w:t xml:space="preserve"> на лестницу</w:t>
      </w:r>
      <w:r w:rsidRPr="00811A37">
        <w:rPr>
          <w:sz w:val="22"/>
          <w:szCs w:val="22"/>
        </w:rPr>
        <w:t>)</w:t>
      </w:r>
    </w:p>
    <w:p w14:paraId="6294AC4F" w14:textId="3C71E225" w:rsidR="006E27F2" w:rsidRPr="00811A37" w:rsidRDefault="00545E0D" w:rsidP="006E27F2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П</w:t>
      </w:r>
      <w:r w:rsidR="006E27F2" w:rsidRPr="00811A37">
        <w:rPr>
          <w:sz w:val="22"/>
          <w:szCs w:val="22"/>
        </w:rPr>
        <w:t xml:space="preserve">одстилка немецкая! </w:t>
      </w:r>
    </w:p>
    <w:p w14:paraId="7CA3433D" w14:textId="77777777" w:rsidR="006E27F2" w:rsidRPr="00811A37" w:rsidRDefault="006E27F2" w:rsidP="006E27F2">
      <w:pPr>
        <w:pStyle w:val="aff5"/>
        <w:rPr>
          <w:sz w:val="22"/>
          <w:szCs w:val="22"/>
        </w:rPr>
      </w:pPr>
      <w:r w:rsidRPr="00811A37">
        <w:rPr>
          <w:sz w:val="22"/>
          <w:szCs w:val="22"/>
        </w:rPr>
        <w:t>(пациентам)</w:t>
      </w:r>
    </w:p>
    <w:p w14:paraId="1E57749F" w14:textId="77777777" w:rsidR="006E27F2" w:rsidRPr="00811A37" w:rsidRDefault="006E27F2" w:rsidP="006E27F2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А я так и знал, что она грузовик тот специально обратно отправила, чтоб нас всех извести.</w:t>
      </w:r>
    </w:p>
    <w:p w14:paraId="1C21BC2C" w14:textId="77777777" w:rsidR="006E27F2" w:rsidRPr="00811A37" w:rsidRDefault="006E27F2" w:rsidP="006E27F2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>Все подавлено молчат, не зная, чего теперь ждать.</w:t>
      </w:r>
    </w:p>
    <w:p w14:paraId="038145FA" w14:textId="31E1359B" w:rsidR="006E27F2" w:rsidRPr="00811A37" w:rsidRDefault="006E27F2" w:rsidP="006E27F2">
      <w:pPr>
        <w:pStyle w:val="aff2"/>
        <w:rPr>
          <w:sz w:val="22"/>
          <w:szCs w:val="22"/>
        </w:rPr>
      </w:pPr>
      <w:r w:rsidRPr="00811A37">
        <w:rPr>
          <w:sz w:val="22"/>
          <w:szCs w:val="22"/>
        </w:rPr>
        <w:t>1-1</w:t>
      </w:r>
      <w:r w:rsidR="00CA28E6" w:rsidRPr="00811A37">
        <w:rPr>
          <w:sz w:val="22"/>
          <w:szCs w:val="22"/>
        </w:rPr>
        <w:t>8</w:t>
      </w:r>
      <w:r w:rsidRPr="00811A37">
        <w:rPr>
          <w:sz w:val="22"/>
          <w:szCs w:val="22"/>
        </w:rPr>
        <w:t>. НАТ.ШКОЛЬНЫЙ ДВОР.У Чёрного входа. УТРО.</w:t>
      </w:r>
    </w:p>
    <w:p w14:paraId="1166415E" w14:textId="2E0E73FA" w:rsidR="006E27F2" w:rsidRPr="00811A37" w:rsidRDefault="00545E0D" w:rsidP="006E27F2">
      <w:pPr>
        <w:pStyle w:val="aff4"/>
        <w:rPr>
          <w:sz w:val="22"/>
          <w:szCs w:val="22"/>
        </w:rPr>
      </w:pPr>
      <w:proofErr w:type="spellStart"/>
      <w:r w:rsidRPr="00811A37">
        <w:rPr>
          <w:sz w:val="22"/>
          <w:szCs w:val="22"/>
        </w:rPr>
        <w:t>Шоненнберг</w:t>
      </w:r>
      <w:proofErr w:type="spellEnd"/>
      <w:r w:rsidRPr="00811A37">
        <w:rPr>
          <w:sz w:val="22"/>
          <w:szCs w:val="22"/>
        </w:rPr>
        <w:t xml:space="preserve"> помогает Вере усесться в машину. </w:t>
      </w:r>
      <w:r w:rsidR="006E27F2" w:rsidRPr="00811A37">
        <w:rPr>
          <w:sz w:val="22"/>
          <w:szCs w:val="22"/>
        </w:rPr>
        <w:t>Домка и Мудрик видят уезжающую машину. Домка пытается оправдать мать.</w:t>
      </w:r>
    </w:p>
    <w:p w14:paraId="1AE679CF" w14:textId="77777777" w:rsidR="006E27F2" w:rsidRPr="00811A37" w:rsidRDefault="006E27F2" w:rsidP="006E27F2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ДОМКА</w:t>
      </w:r>
    </w:p>
    <w:p w14:paraId="16DBB8B1" w14:textId="77777777" w:rsidR="006E27F2" w:rsidRPr="00811A37" w:rsidRDefault="006E27F2" w:rsidP="006E27F2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Немец этот…. Страшный. Глаза такие, как у нашего директора. Вы не думайте, он её заставил. Так и сказал – не поедешь – убью.</w:t>
      </w:r>
    </w:p>
    <w:p w14:paraId="06492483" w14:textId="77777777" w:rsidR="006E27F2" w:rsidRPr="00811A37" w:rsidRDefault="006E27F2" w:rsidP="006E27F2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>Мудрик внимательно смотрит на Домку.</w:t>
      </w:r>
    </w:p>
    <w:p w14:paraId="3F0A70A2" w14:textId="77777777" w:rsidR="006E27F2" w:rsidRPr="00811A37" w:rsidRDefault="006E27F2" w:rsidP="006E27F2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МУДРИК</w:t>
      </w:r>
    </w:p>
    <w:p w14:paraId="0E8FD5CA" w14:textId="77777777" w:rsidR="006E27F2" w:rsidRPr="00811A37" w:rsidRDefault="006E27F2" w:rsidP="006E27F2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Так и сказал?</w:t>
      </w:r>
    </w:p>
    <w:p w14:paraId="3F095F2E" w14:textId="77777777" w:rsidR="006E27F2" w:rsidRPr="00811A37" w:rsidRDefault="006E27F2" w:rsidP="006E27F2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>Домка убедительно кивает.</w:t>
      </w:r>
    </w:p>
    <w:p w14:paraId="65953569" w14:textId="77777777" w:rsidR="006E27F2" w:rsidRPr="00811A37" w:rsidRDefault="006E27F2" w:rsidP="006E27F2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МУДРИК</w:t>
      </w:r>
    </w:p>
    <w:p w14:paraId="282EE4D9" w14:textId="77777777" w:rsidR="006E27F2" w:rsidRPr="00811A37" w:rsidRDefault="006E27F2" w:rsidP="006E27F2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Не высовывайся больше. Всё слушай и запоминай. Может, наведаюсь ещё.</w:t>
      </w:r>
    </w:p>
    <w:p w14:paraId="2A0E1B4C" w14:textId="77777777" w:rsidR="006E27F2" w:rsidRPr="00811A37" w:rsidRDefault="006E27F2" w:rsidP="006E27F2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ДОМКА</w:t>
      </w:r>
    </w:p>
    <w:p w14:paraId="7A39EA81" w14:textId="77777777" w:rsidR="006E27F2" w:rsidRPr="00811A37" w:rsidRDefault="006E27F2" w:rsidP="006E27F2">
      <w:pPr>
        <w:pStyle w:val="aff5"/>
        <w:rPr>
          <w:sz w:val="22"/>
          <w:szCs w:val="22"/>
        </w:rPr>
      </w:pPr>
      <w:r w:rsidRPr="00811A37">
        <w:rPr>
          <w:sz w:val="22"/>
          <w:szCs w:val="22"/>
        </w:rPr>
        <w:t>(загорается)</w:t>
      </w:r>
    </w:p>
    <w:p w14:paraId="1AE64409" w14:textId="77777777" w:rsidR="006E27F2" w:rsidRPr="00811A37" w:rsidRDefault="006E27F2" w:rsidP="006E27F2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Шпионить за врагом?!</w:t>
      </w:r>
    </w:p>
    <w:p w14:paraId="0ECCD9C6" w14:textId="77777777" w:rsidR="006E27F2" w:rsidRPr="00811A37" w:rsidRDefault="006E27F2" w:rsidP="006E27F2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МУДРИК</w:t>
      </w:r>
    </w:p>
    <w:p w14:paraId="63CB45DD" w14:textId="77777777" w:rsidR="006E27F2" w:rsidRPr="00811A37" w:rsidRDefault="006E27F2" w:rsidP="006E27F2">
      <w:pPr>
        <w:pStyle w:val="aff5"/>
        <w:rPr>
          <w:sz w:val="22"/>
          <w:szCs w:val="22"/>
        </w:rPr>
      </w:pPr>
      <w:r w:rsidRPr="00811A37">
        <w:rPr>
          <w:sz w:val="22"/>
          <w:szCs w:val="22"/>
        </w:rPr>
        <w:t>(двусмысленно)</w:t>
      </w:r>
    </w:p>
    <w:p w14:paraId="21C7A7E8" w14:textId="2824666B" w:rsidR="006E27F2" w:rsidRPr="00811A37" w:rsidRDefault="006E27F2" w:rsidP="006E27F2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За всеми.</w:t>
      </w:r>
    </w:p>
    <w:p w14:paraId="1E8721F6" w14:textId="42045BC7" w:rsidR="00CA28E6" w:rsidRPr="00811A37" w:rsidRDefault="00CA28E6" w:rsidP="00CA28E6">
      <w:pPr>
        <w:pStyle w:val="aff2"/>
        <w:rPr>
          <w:sz w:val="22"/>
          <w:szCs w:val="22"/>
        </w:rPr>
      </w:pPr>
      <w:r w:rsidRPr="00811A37">
        <w:rPr>
          <w:sz w:val="22"/>
          <w:szCs w:val="22"/>
        </w:rPr>
        <w:lastRenderedPageBreak/>
        <w:t>1-19.НАТ./ИНТ. В МАШИНЕ ШОННЕНБЕРГА / УЛИЦА ГОРОДА. ДЕНЬ.</w:t>
      </w:r>
    </w:p>
    <w:p w14:paraId="412EA2AC" w14:textId="1D6C5480" w:rsidR="00CA28E6" w:rsidRPr="00811A37" w:rsidRDefault="00CA28E6" w:rsidP="00CA28E6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 xml:space="preserve">Машина </w:t>
      </w:r>
      <w:proofErr w:type="spellStart"/>
      <w:r w:rsidRPr="00811A37">
        <w:rPr>
          <w:sz w:val="22"/>
          <w:szCs w:val="22"/>
        </w:rPr>
        <w:t>Шонненберга</w:t>
      </w:r>
      <w:proofErr w:type="spellEnd"/>
      <w:r w:rsidRPr="00811A37">
        <w:rPr>
          <w:sz w:val="22"/>
          <w:szCs w:val="22"/>
        </w:rPr>
        <w:t xml:space="preserve"> движется в потоке людей, которых немцы гонят к площади. </w:t>
      </w:r>
      <w:proofErr w:type="spellStart"/>
      <w:r w:rsidR="00545E0D" w:rsidRPr="00811A37">
        <w:rPr>
          <w:sz w:val="22"/>
          <w:szCs w:val="22"/>
        </w:rPr>
        <w:t>Шоненнберг</w:t>
      </w:r>
      <w:proofErr w:type="spellEnd"/>
      <w:r w:rsidRPr="00811A37">
        <w:rPr>
          <w:sz w:val="22"/>
          <w:szCs w:val="22"/>
        </w:rPr>
        <w:t xml:space="preserve"> внимательно смотрит на </w:t>
      </w:r>
      <w:r w:rsidR="00545E0D" w:rsidRPr="00811A37">
        <w:rPr>
          <w:sz w:val="22"/>
          <w:szCs w:val="22"/>
        </w:rPr>
        <w:t>Веру</w:t>
      </w:r>
      <w:r w:rsidRPr="00811A37">
        <w:rPr>
          <w:sz w:val="22"/>
          <w:szCs w:val="22"/>
        </w:rPr>
        <w:t>, она ерзает под его взглядом – снаружи горожане, рассматривающие Веру, внутри немец.</w:t>
      </w:r>
    </w:p>
    <w:p w14:paraId="35238530" w14:textId="77777777" w:rsidR="00CA28E6" w:rsidRPr="00811A37" w:rsidRDefault="00CA28E6" w:rsidP="00CA28E6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Шонненберг</w:t>
      </w:r>
    </w:p>
    <w:p w14:paraId="2EB96113" w14:textId="77777777" w:rsidR="00CA28E6" w:rsidRPr="00811A37" w:rsidRDefault="00CA28E6" w:rsidP="00CA28E6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 xml:space="preserve">Пани </w:t>
      </w:r>
      <w:proofErr w:type="spellStart"/>
      <w:r w:rsidRPr="00811A37">
        <w:rPr>
          <w:sz w:val="22"/>
          <w:szCs w:val="22"/>
        </w:rPr>
        <w:t>мувит</w:t>
      </w:r>
      <w:proofErr w:type="spellEnd"/>
      <w:r w:rsidRPr="00811A37">
        <w:rPr>
          <w:sz w:val="22"/>
          <w:szCs w:val="22"/>
        </w:rPr>
        <w:t xml:space="preserve"> по </w:t>
      </w:r>
      <w:proofErr w:type="spellStart"/>
      <w:r w:rsidRPr="00811A37">
        <w:rPr>
          <w:sz w:val="22"/>
          <w:szCs w:val="22"/>
        </w:rPr>
        <w:t>немецку</w:t>
      </w:r>
      <w:proofErr w:type="spellEnd"/>
      <w:r w:rsidRPr="00811A37">
        <w:rPr>
          <w:sz w:val="22"/>
          <w:szCs w:val="22"/>
        </w:rPr>
        <w:t>?</w:t>
      </w:r>
    </w:p>
    <w:p w14:paraId="18CDD931" w14:textId="77777777" w:rsidR="00CA28E6" w:rsidRPr="00811A37" w:rsidRDefault="00CA28E6" w:rsidP="00CA28E6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Вера</w:t>
      </w:r>
    </w:p>
    <w:p w14:paraId="2C11E4A0" w14:textId="77777777" w:rsidR="00CA28E6" w:rsidRPr="00811A37" w:rsidRDefault="00CA28E6" w:rsidP="00CA28E6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 xml:space="preserve">Я? По-немецки? Нет, откуда. </w:t>
      </w:r>
    </w:p>
    <w:p w14:paraId="457C8DF7" w14:textId="77777777" w:rsidR="00CA28E6" w:rsidRPr="00811A37" w:rsidRDefault="00CA28E6" w:rsidP="00CA28E6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Шонненберг</w:t>
      </w:r>
    </w:p>
    <w:p w14:paraId="565F0D47" w14:textId="77777777" w:rsidR="00CA28E6" w:rsidRPr="00811A37" w:rsidRDefault="00CA28E6" w:rsidP="00CA28E6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 xml:space="preserve">То не есть </w:t>
      </w:r>
      <w:proofErr w:type="spellStart"/>
      <w:r w:rsidRPr="00811A37">
        <w:rPr>
          <w:sz w:val="22"/>
          <w:szCs w:val="22"/>
        </w:rPr>
        <w:t>добже</w:t>
      </w:r>
      <w:proofErr w:type="spellEnd"/>
      <w:r w:rsidRPr="00811A37">
        <w:rPr>
          <w:sz w:val="22"/>
          <w:szCs w:val="22"/>
        </w:rPr>
        <w:t xml:space="preserve">. Диалог, </w:t>
      </w:r>
      <w:proofErr w:type="spellStart"/>
      <w:r w:rsidRPr="00811A37">
        <w:rPr>
          <w:sz w:val="22"/>
          <w:szCs w:val="22"/>
        </w:rPr>
        <w:t>разумешь</w:t>
      </w:r>
      <w:proofErr w:type="spellEnd"/>
      <w:r w:rsidRPr="00811A37">
        <w:rPr>
          <w:sz w:val="22"/>
          <w:szCs w:val="22"/>
        </w:rPr>
        <w:t xml:space="preserve">, </w:t>
      </w:r>
      <w:proofErr w:type="spellStart"/>
      <w:r w:rsidRPr="00811A37">
        <w:rPr>
          <w:sz w:val="22"/>
          <w:szCs w:val="22"/>
        </w:rPr>
        <w:t>бардзо</w:t>
      </w:r>
      <w:proofErr w:type="spellEnd"/>
      <w:r w:rsidRPr="00811A37">
        <w:rPr>
          <w:sz w:val="22"/>
          <w:szCs w:val="22"/>
        </w:rPr>
        <w:t xml:space="preserve"> </w:t>
      </w:r>
      <w:proofErr w:type="spellStart"/>
      <w:r w:rsidRPr="00811A37">
        <w:rPr>
          <w:sz w:val="22"/>
          <w:szCs w:val="22"/>
        </w:rPr>
        <w:t>труднэ</w:t>
      </w:r>
      <w:proofErr w:type="spellEnd"/>
      <w:r w:rsidRPr="00811A37">
        <w:rPr>
          <w:sz w:val="22"/>
          <w:szCs w:val="22"/>
        </w:rPr>
        <w:t>.</w:t>
      </w:r>
    </w:p>
    <w:p w14:paraId="178D40C0" w14:textId="77777777" w:rsidR="00CA28E6" w:rsidRPr="00811A37" w:rsidRDefault="00CA28E6" w:rsidP="00CA28E6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Вера</w:t>
      </w:r>
    </w:p>
    <w:p w14:paraId="20F9C511" w14:textId="77777777" w:rsidR="00CA28E6" w:rsidRPr="00811A37" w:rsidRDefault="00CA28E6" w:rsidP="00CA28E6">
      <w:pPr>
        <w:pStyle w:val="aff5"/>
        <w:rPr>
          <w:sz w:val="22"/>
          <w:szCs w:val="22"/>
        </w:rPr>
      </w:pPr>
      <w:r w:rsidRPr="00811A37">
        <w:rPr>
          <w:sz w:val="22"/>
          <w:szCs w:val="22"/>
        </w:rPr>
        <w:t>(пожимает плечами)</w:t>
      </w:r>
    </w:p>
    <w:p w14:paraId="2909E34F" w14:textId="77777777" w:rsidR="00CA28E6" w:rsidRPr="00811A37" w:rsidRDefault="00CA28E6" w:rsidP="00CA28E6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 xml:space="preserve">Я вас понимаю. </w:t>
      </w:r>
    </w:p>
    <w:p w14:paraId="7B622822" w14:textId="77777777" w:rsidR="00CA28E6" w:rsidRPr="00811A37" w:rsidRDefault="00CA28E6" w:rsidP="00CA28E6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Шонненберг</w:t>
      </w:r>
    </w:p>
    <w:p w14:paraId="7FAAA9C4" w14:textId="77777777" w:rsidR="00CA28E6" w:rsidRPr="00811A37" w:rsidRDefault="00CA28E6" w:rsidP="00CA28E6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 xml:space="preserve">Добра. Я </w:t>
      </w:r>
      <w:proofErr w:type="spellStart"/>
      <w:r w:rsidRPr="00811A37">
        <w:rPr>
          <w:sz w:val="22"/>
          <w:szCs w:val="22"/>
        </w:rPr>
        <w:t>тыльки</w:t>
      </w:r>
      <w:proofErr w:type="spellEnd"/>
      <w:r w:rsidRPr="00811A37">
        <w:rPr>
          <w:sz w:val="22"/>
          <w:szCs w:val="22"/>
        </w:rPr>
        <w:t xml:space="preserve"> три року тому попал в Варшаву, после раздела. </w:t>
      </w:r>
      <w:proofErr w:type="spellStart"/>
      <w:r w:rsidRPr="00811A37">
        <w:rPr>
          <w:sz w:val="22"/>
          <w:szCs w:val="22"/>
        </w:rPr>
        <w:t>Тераз</w:t>
      </w:r>
      <w:proofErr w:type="spellEnd"/>
      <w:r w:rsidRPr="00811A37">
        <w:rPr>
          <w:sz w:val="22"/>
          <w:szCs w:val="22"/>
        </w:rPr>
        <w:t xml:space="preserve"> вольно учить российский </w:t>
      </w:r>
      <w:proofErr w:type="spellStart"/>
      <w:r w:rsidRPr="00811A37">
        <w:rPr>
          <w:sz w:val="22"/>
          <w:szCs w:val="22"/>
        </w:rPr>
        <w:t>езык</w:t>
      </w:r>
      <w:proofErr w:type="spellEnd"/>
      <w:r w:rsidRPr="00811A37">
        <w:rPr>
          <w:sz w:val="22"/>
          <w:szCs w:val="22"/>
        </w:rPr>
        <w:t xml:space="preserve">. </w:t>
      </w:r>
    </w:p>
    <w:p w14:paraId="513FC95A" w14:textId="77777777" w:rsidR="00CA28E6" w:rsidRPr="00811A37" w:rsidRDefault="00CA28E6" w:rsidP="00CA28E6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 xml:space="preserve">Вера удивлена. </w:t>
      </w:r>
    </w:p>
    <w:p w14:paraId="171C52FF" w14:textId="77777777" w:rsidR="00CA28E6" w:rsidRPr="00811A37" w:rsidRDefault="00CA28E6" w:rsidP="00CA28E6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Вера</w:t>
      </w:r>
    </w:p>
    <w:p w14:paraId="34A8B72F" w14:textId="77777777" w:rsidR="00CA28E6" w:rsidRPr="00811A37" w:rsidRDefault="00CA28E6" w:rsidP="00CA28E6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Язык будете учить?</w:t>
      </w:r>
    </w:p>
    <w:p w14:paraId="478868E8" w14:textId="77777777" w:rsidR="00CA28E6" w:rsidRPr="00811A37" w:rsidRDefault="00CA28E6" w:rsidP="00CA28E6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Шонненберг</w:t>
      </w:r>
    </w:p>
    <w:p w14:paraId="572D5629" w14:textId="77777777" w:rsidR="00CA28E6" w:rsidRPr="00811A37" w:rsidRDefault="00CA28E6" w:rsidP="00CA28E6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 xml:space="preserve">Так. Мы </w:t>
      </w:r>
      <w:proofErr w:type="spellStart"/>
      <w:r w:rsidRPr="00811A37">
        <w:rPr>
          <w:sz w:val="22"/>
          <w:szCs w:val="22"/>
        </w:rPr>
        <w:t>тутай</w:t>
      </w:r>
      <w:proofErr w:type="spellEnd"/>
      <w:r w:rsidRPr="00811A37">
        <w:rPr>
          <w:sz w:val="22"/>
          <w:szCs w:val="22"/>
        </w:rPr>
        <w:t xml:space="preserve"> надолго. </w:t>
      </w:r>
    </w:p>
    <w:p w14:paraId="752A2C5B" w14:textId="77777777" w:rsidR="00545E0D" w:rsidRPr="00811A37" w:rsidRDefault="00545E0D" w:rsidP="00CA28E6">
      <w:pPr>
        <w:pStyle w:val="aff2"/>
        <w:rPr>
          <w:sz w:val="22"/>
          <w:szCs w:val="22"/>
        </w:rPr>
      </w:pPr>
    </w:p>
    <w:p w14:paraId="271575EC" w14:textId="5FF28020" w:rsidR="00CA28E6" w:rsidRPr="00811A37" w:rsidRDefault="00CA28E6" w:rsidP="00CA28E6">
      <w:pPr>
        <w:pStyle w:val="aff2"/>
        <w:rPr>
          <w:sz w:val="22"/>
          <w:szCs w:val="22"/>
        </w:rPr>
      </w:pPr>
      <w:r w:rsidRPr="00811A37">
        <w:rPr>
          <w:sz w:val="22"/>
          <w:szCs w:val="22"/>
        </w:rPr>
        <w:t>1-20. НАТ. ГОРОД. Центральная площадь.ДЕНЬ.</w:t>
      </w:r>
    </w:p>
    <w:p w14:paraId="608DB28F" w14:textId="072332F6" w:rsidR="00CA28E6" w:rsidRPr="00811A37" w:rsidRDefault="00CA28E6" w:rsidP="00CA28E6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 xml:space="preserve">Перед зданием облисполкома немцы выстроили подобие сцены: настил между двух грузовиков, трибуна со свастикой, микрофоны. Вдруг оглушительно, из всех громкоговорителей на столбах начинает звучать «Песня Хорста </w:t>
      </w:r>
      <w:proofErr w:type="spellStart"/>
      <w:r w:rsidRPr="00811A37">
        <w:rPr>
          <w:sz w:val="22"/>
          <w:szCs w:val="22"/>
        </w:rPr>
        <w:t>Весселя</w:t>
      </w:r>
      <w:proofErr w:type="spellEnd"/>
      <w:r w:rsidRPr="00811A37">
        <w:rPr>
          <w:sz w:val="22"/>
          <w:szCs w:val="22"/>
        </w:rPr>
        <w:t xml:space="preserve">». Немецкие солдаты радуются знакомой музыке, кто-то начинает подпевать. Советское население в недоумении переглядывается. Музыка гремит. </w:t>
      </w:r>
      <w:r w:rsidR="00545E0D" w:rsidRPr="00811A37">
        <w:rPr>
          <w:sz w:val="22"/>
          <w:szCs w:val="22"/>
        </w:rPr>
        <w:t>Немцы сгоняют людей на площадь.</w:t>
      </w:r>
    </w:p>
    <w:p w14:paraId="3708148E" w14:textId="77777777" w:rsidR="00CA28E6" w:rsidRPr="00811A37" w:rsidRDefault="00CA28E6" w:rsidP="00CA28E6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>Между колоннами здания горсовета синхронно разворачиваются горизонтальные черно-красные знамена с изображениями свастики и немецкого орла.</w:t>
      </w:r>
    </w:p>
    <w:p w14:paraId="4C09680C" w14:textId="77777777" w:rsidR="00CA28E6" w:rsidRPr="00811A37" w:rsidRDefault="00CA28E6" w:rsidP="00CA28E6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>Среди стоящих на площади - группа пожилых рабочих с завода в ватниках с нашивками с эмблемой. Среди них ПЕТР ПЕТРОВИЧ (60). Один из рабочих начинает посмеиваться.</w:t>
      </w:r>
    </w:p>
    <w:p w14:paraId="1FE973BF" w14:textId="2D27781A" w:rsidR="00CA28E6" w:rsidRPr="00811A37" w:rsidRDefault="00D4280B" w:rsidP="00CA28E6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БИЛЯЛЕТДИНОВ</w:t>
      </w:r>
    </w:p>
    <w:p w14:paraId="5A0A22A1" w14:textId="77777777" w:rsidR="00CA28E6" w:rsidRPr="00811A37" w:rsidRDefault="00CA28E6" w:rsidP="00CA28E6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Я думал, нас сюда расстреливать привели, а они парад устроили.</w:t>
      </w:r>
    </w:p>
    <w:p w14:paraId="51DF55D3" w14:textId="77777777" w:rsidR="00CA28E6" w:rsidRPr="00811A37" w:rsidRDefault="00CA28E6" w:rsidP="00CA28E6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lastRenderedPageBreak/>
        <w:t>Петр Петрович</w:t>
      </w:r>
    </w:p>
    <w:p w14:paraId="7FEC6999" w14:textId="77777777" w:rsidR="00CA28E6" w:rsidRPr="00811A37" w:rsidRDefault="00CA28E6" w:rsidP="00CA28E6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 xml:space="preserve">Погоди радоваться, может, еще расстреляют. </w:t>
      </w:r>
    </w:p>
    <w:p w14:paraId="2B9C0CA4" w14:textId="77777777" w:rsidR="00CA28E6" w:rsidRPr="00811A37" w:rsidRDefault="00CA28E6" w:rsidP="00CA28E6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 xml:space="preserve">В толпу протискивается </w:t>
      </w:r>
      <w:proofErr w:type="spellStart"/>
      <w:r w:rsidRPr="00811A37">
        <w:rPr>
          <w:sz w:val="22"/>
          <w:szCs w:val="22"/>
        </w:rPr>
        <w:t>Ланская</w:t>
      </w:r>
      <w:proofErr w:type="spellEnd"/>
      <w:r w:rsidRPr="00811A37">
        <w:rPr>
          <w:sz w:val="22"/>
          <w:szCs w:val="22"/>
        </w:rPr>
        <w:t xml:space="preserve">, следом за ней семенит Марта, старается не отставать. </w:t>
      </w:r>
      <w:proofErr w:type="spellStart"/>
      <w:r w:rsidRPr="00811A37">
        <w:rPr>
          <w:sz w:val="22"/>
          <w:szCs w:val="22"/>
        </w:rPr>
        <w:t>Ланская</w:t>
      </w:r>
      <w:proofErr w:type="spellEnd"/>
      <w:r w:rsidRPr="00811A37">
        <w:rPr>
          <w:sz w:val="22"/>
          <w:szCs w:val="22"/>
        </w:rPr>
        <w:t xml:space="preserve"> выискивает взглядом знакомых, подходит по очереди то к одному, то к другому человеку в толпе. </w:t>
      </w:r>
    </w:p>
    <w:p w14:paraId="1C9DC560" w14:textId="77777777" w:rsidR="00CA28E6" w:rsidRPr="00811A37" w:rsidRDefault="00CA28E6" w:rsidP="00CA28E6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Ланская</w:t>
      </w:r>
    </w:p>
    <w:p w14:paraId="6BA9A686" w14:textId="5FC82B02" w:rsidR="00CA28E6" w:rsidRPr="00811A37" w:rsidRDefault="00CA28E6" w:rsidP="00CA28E6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Вы не видели Виктора? Кошмарные дни настали, да, но надо держаться. Виктора не вид</w:t>
      </w:r>
      <w:r w:rsidR="00545E0D" w:rsidRPr="00811A37">
        <w:rPr>
          <w:sz w:val="22"/>
          <w:szCs w:val="22"/>
        </w:rPr>
        <w:t>е</w:t>
      </w:r>
      <w:r w:rsidRPr="00811A37">
        <w:rPr>
          <w:sz w:val="22"/>
          <w:szCs w:val="22"/>
        </w:rPr>
        <w:t xml:space="preserve">ли?  </w:t>
      </w:r>
    </w:p>
    <w:p w14:paraId="66665ACA" w14:textId="77777777" w:rsidR="00CA28E6" w:rsidRPr="00811A37" w:rsidRDefault="00CA28E6" w:rsidP="00CA28E6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>Все только мотают головами.</w:t>
      </w:r>
    </w:p>
    <w:p w14:paraId="7FB5D7D0" w14:textId="77777777" w:rsidR="00CA28E6" w:rsidRPr="00811A37" w:rsidRDefault="00CA28E6" w:rsidP="00CA28E6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Ланская</w:t>
      </w:r>
    </w:p>
    <w:p w14:paraId="7E253DFF" w14:textId="77777777" w:rsidR="00CA28E6" w:rsidRPr="00811A37" w:rsidRDefault="00CA28E6" w:rsidP="00CA28E6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 xml:space="preserve">Мой муж, Виктор Винокуров, </w:t>
      </w:r>
      <w:proofErr w:type="spellStart"/>
      <w:r w:rsidRPr="00811A37">
        <w:rPr>
          <w:sz w:val="22"/>
          <w:szCs w:val="22"/>
        </w:rPr>
        <w:t>завлит</w:t>
      </w:r>
      <w:proofErr w:type="spellEnd"/>
      <w:r w:rsidRPr="00811A37">
        <w:rPr>
          <w:sz w:val="22"/>
          <w:szCs w:val="22"/>
        </w:rPr>
        <w:t xml:space="preserve"> театра, не видели его?</w:t>
      </w:r>
    </w:p>
    <w:p w14:paraId="75C84E01" w14:textId="77777777" w:rsidR="00CA28E6" w:rsidRPr="00811A37" w:rsidRDefault="00CA28E6" w:rsidP="00CA28E6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>Тут из толпы раздается голос.</w:t>
      </w:r>
    </w:p>
    <w:p w14:paraId="20656BA2" w14:textId="77777777" w:rsidR="00CA28E6" w:rsidRPr="00811A37" w:rsidRDefault="00CA28E6" w:rsidP="00CA28E6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Голос (з/к)</w:t>
      </w:r>
    </w:p>
    <w:p w14:paraId="6DDEF5A6" w14:textId="77777777" w:rsidR="00CA28E6" w:rsidRPr="00811A37" w:rsidRDefault="00CA28E6" w:rsidP="00CA28E6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 xml:space="preserve">Вон он, ваш Виктор. Уже устроился в новый театр. </w:t>
      </w:r>
    </w:p>
    <w:p w14:paraId="1D82CC4E" w14:textId="77777777" w:rsidR="00CA28E6" w:rsidRPr="00811A37" w:rsidRDefault="00CA28E6" w:rsidP="00CA28E6">
      <w:pPr>
        <w:pStyle w:val="aff4"/>
        <w:rPr>
          <w:sz w:val="22"/>
          <w:szCs w:val="22"/>
        </w:rPr>
      </w:pPr>
      <w:proofErr w:type="spellStart"/>
      <w:r w:rsidRPr="00811A37">
        <w:rPr>
          <w:sz w:val="22"/>
          <w:szCs w:val="22"/>
        </w:rPr>
        <w:t>Ланская</w:t>
      </w:r>
      <w:proofErr w:type="spellEnd"/>
      <w:r w:rsidRPr="00811A37">
        <w:rPr>
          <w:sz w:val="22"/>
          <w:szCs w:val="22"/>
        </w:rPr>
        <w:t xml:space="preserve"> поднимает взгляд. </w:t>
      </w:r>
    </w:p>
    <w:p w14:paraId="3DE48E80" w14:textId="1D26CC8A" w:rsidR="00CA28E6" w:rsidRPr="00811A37" w:rsidRDefault="00CA28E6" w:rsidP="00CA28E6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 xml:space="preserve">На сцене стоит Винокуров, живой и здоровый. Он сопровождает ФОН ВЕЙХСА (65), пожилого, интеллигентного немецкого генерала. Немецкий солдат держит перед Фон </w:t>
      </w:r>
      <w:proofErr w:type="spellStart"/>
      <w:r w:rsidRPr="00811A37">
        <w:rPr>
          <w:sz w:val="22"/>
          <w:szCs w:val="22"/>
        </w:rPr>
        <w:t>Вейхсом</w:t>
      </w:r>
      <w:proofErr w:type="spellEnd"/>
      <w:r w:rsidRPr="00811A37">
        <w:rPr>
          <w:sz w:val="22"/>
          <w:szCs w:val="22"/>
        </w:rPr>
        <w:t xml:space="preserve"> и Винокуровым карту, Винокуров что-то показывает на ней мизинцем, отвечая на вопросы Фон </w:t>
      </w:r>
      <w:proofErr w:type="spellStart"/>
      <w:r w:rsidRPr="00811A37">
        <w:rPr>
          <w:sz w:val="22"/>
          <w:szCs w:val="22"/>
        </w:rPr>
        <w:t>Вейхса</w:t>
      </w:r>
      <w:proofErr w:type="spellEnd"/>
      <w:r w:rsidRPr="00811A37">
        <w:rPr>
          <w:sz w:val="22"/>
          <w:szCs w:val="22"/>
        </w:rPr>
        <w:t>.</w:t>
      </w:r>
    </w:p>
    <w:p w14:paraId="043B86E4" w14:textId="74818852" w:rsidR="00CA28E6" w:rsidRPr="00811A37" w:rsidRDefault="00CA28E6" w:rsidP="00CA28E6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 xml:space="preserve">У импровизированной сцены останавливается </w:t>
      </w:r>
      <w:proofErr w:type="gramStart"/>
      <w:r w:rsidRPr="00811A37">
        <w:rPr>
          <w:sz w:val="22"/>
          <w:szCs w:val="22"/>
        </w:rPr>
        <w:t>машина</w:t>
      </w:r>
      <w:proofErr w:type="gramEnd"/>
      <w:r w:rsidRPr="00811A37">
        <w:rPr>
          <w:sz w:val="22"/>
          <w:szCs w:val="22"/>
        </w:rPr>
        <w:t xml:space="preserve"> из которой появляется </w:t>
      </w:r>
      <w:proofErr w:type="spellStart"/>
      <w:r w:rsidRPr="00811A37">
        <w:rPr>
          <w:sz w:val="22"/>
          <w:szCs w:val="22"/>
        </w:rPr>
        <w:t>Шонненберг</w:t>
      </w:r>
      <w:proofErr w:type="spellEnd"/>
      <w:r w:rsidRPr="00811A37">
        <w:rPr>
          <w:sz w:val="22"/>
          <w:szCs w:val="22"/>
        </w:rPr>
        <w:t xml:space="preserve"> и подаёт руку Вере. Вера выбирается самостоятельно. Она пытается осмотреться, вжав голову в плечи от громкой музыки. Но </w:t>
      </w:r>
      <w:proofErr w:type="spellStart"/>
      <w:r w:rsidRPr="00811A37">
        <w:rPr>
          <w:sz w:val="22"/>
          <w:szCs w:val="22"/>
        </w:rPr>
        <w:t>Шонненберг</w:t>
      </w:r>
      <w:proofErr w:type="spellEnd"/>
      <w:r w:rsidRPr="00811A37">
        <w:rPr>
          <w:sz w:val="22"/>
          <w:szCs w:val="22"/>
        </w:rPr>
        <w:t xml:space="preserve"> быстро подхватывает её под локоть, и она оказывается на сцене вместе с немецким командованием.</w:t>
      </w:r>
      <w:r w:rsidR="009A537F" w:rsidRPr="00811A37">
        <w:rPr>
          <w:sz w:val="22"/>
          <w:szCs w:val="22"/>
        </w:rPr>
        <w:t xml:space="preserve"> Немецкие хроникёры фиксируют момент на киноплёнку.</w:t>
      </w:r>
      <w:r w:rsidRPr="00811A37">
        <w:rPr>
          <w:sz w:val="22"/>
          <w:szCs w:val="22"/>
        </w:rPr>
        <w:t xml:space="preserve"> </w:t>
      </w:r>
      <w:proofErr w:type="spellStart"/>
      <w:r w:rsidRPr="00811A37">
        <w:rPr>
          <w:sz w:val="22"/>
          <w:szCs w:val="22"/>
        </w:rPr>
        <w:t>Шонненберг</w:t>
      </w:r>
      <w:proofErr w:type="spellEnd"/>
      <w:r w:rsidRPr="00811A37">
        <w:rPr>
          <w:sz w:val="22"/>
          <w:szCs w:val="22"/>
        </w:rPr>
        <w:t xml:space="preserve"> подходит к Фон </w:t>
      </w:r>
      <w:proofErr w:type="spellStart"/>
      <w:r w:rsidRPr="00811A37">
        <w:rPr>
          <w:sz w:val="22"/>
          <w:szCs w:val="22"/>
        </w:rPr>
        <w:t>Вейхсу</w:t>
      </w:r>
      <w:proofErr w:type="spellEnd"/>
      <w:r w:rsidRPr="00811A37">
        <w:rPr>
          <w:sz w:val="22"/>
          <w:szCs w:val="22"/>
        </w:rPr>
        <w:t>, а Вера стоит в центре сцены, пожираемая взглядами горожан. Веру замечает Винокуров и спешит к ней.</w:t>
      </w:r>
    </w:p>
    <w:p w14:paraId="7AB289C1" w14:textId="77777777" w:rsidR="00CA28E6" w:rsidRPr="00811A37" w:rsidRDefault="00CA28E6" w:rsidP="00CA28E6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Винокуров</w:t>
      </w:r>
    </w:p>
    <w:p w14:paraId="2E5BA268" w14:textId="1B3456B8" w:rsidR="00CA28E6" w:rsidRPr="00811A37" w:rsidRDefault="00CA28E6" w:rsidP="00CA28E6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О, Верочка, и вы здесь</w:t>
      </w:r>
      <w:r w:rsidR="00545E0D" w:rsidRPr="00811A37">
        <w:rPr>
          <w:sz w:val="22"/>
          <w:szCs w:val="22"/>
        </w:rPr>
        <w:t>?</w:t>
      </w:r>
    </w:p>
    <w:p w14:paraId="1BCE19CF" w14:textId="6F0CC467" w:rsidR="00545E0D" w:rsidRPr="00811A37" w:rsidRDefault="00545E0D" w:rsidP="00545E0D">
      <w:pPr>
        <w:pStyle w:val="aff3"/>
        <w:rPr>
          <w:sz w:val="22"/>
          <w:szCs w:val="22"/>
        </w:rPr>
      </w:pPr>
      <w:r w:rsidRPr="00811A37">
        <w:rPr>
          <w:sz w:val="22"/>
          <w:szCs w:val="22"/>
        </w:rPr>
        <w:t>ВЕРА</w:t>
      </w:r>
    </w:p>
    <w:p w14:paraId="02854C5D" w14:textId="00772D70" w:rsidR="00545E0D" w:rsidRPr="00811A37" w:rsidRDefault="00545E0D" w:rsidP="00CA28E6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Я…нас просто…</w:t>
      </w:r>
    </w:p>
    <w:p w14:paraId="0C723BD6" w14:textId="75BF372B" w:rsidR="00CA28E6" w:rsidRPr="00811A37" w:rsidRDefault="00545E0D" w:rsidP="00CA28E6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>Вера не успевает закончит, м</w:t>
      </w:r>
      <w:r w:rsidR="00CA28E6" w:rsidRPr="00811A37">
        <w:rPr>
          <w:sz w:val="22"/>
          <w:szCs w:val="22"/>
        </w:rPr>
        <w:t>узыка глохнет, раздаётся бодрая немецкая речь.</w:t>
      </w:r>
    </w:p>
    <w:p w14:paraId="156E423C" w14:textId="77777777" w:rsidR="00CA28E6" w:rsidRPr="00811A37" w:rsidRDefault="00CA28E6" w:rsidP="00CA28E6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Фон Вейхс</w:t>
      </w:r>
    </w:p>
    <w:p w14:paraId="41EFA1D5" w14:textId="77777777" w:rsidR="00CA28E6" w:rsidRPr="00811A37" w:rsidRDefault="00CA28E6" w:rsidP="00CA28E6">
      <w:pPr>
        <w:pStyle w:val="aff5"/>
        <w:rPr>
          <w:sz w:val="22"/>
          <w:szCs w:val="22"/>
        </w:rPr>
      </w:pPr>
      <w:r w:rsidRPr="00811A37">
        <w:rPr>
          <w:sz w:val="22"/>
          <w:szCs w:val="22"/>
        </w:rPr>
        <w:t>(по-немецки)</w:t>
      </w:r>
    </w:p>
    <w:p w14:paraId="21203E66" w14:textId="77777777" w:rsidR="00CA28E6" w:rsidRPr="00811A37" w:rsidRDefault="00CA28E6" w:rsidP="00CA28E6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Поздравляю вас: годы советской оккупации закончились!</w:t>
      </w:r>
    </w:p>
    <w:p w14:paraId="6D06969C" w14:textId="77777777" w:rsidR="00CA28E6" w:rsidRPr="00811A37" w:rsidRDefault="00CA28E6" w:rsidP="00CA28E6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 xml:space="preserve">Фон </w:t>
      </w:r>
      <w:proofErr w:type="spellStart"/>
      <w:r w:rsidRPr="00811A37">
        <w:rPr>
          <w:sz w:val="22"/>
          <w:szCs w:val="22"/>
        </w:rPr>
        <w:t>Вейхс</w:t>
      </w:r>
      <w:proofErr w:type="spellEnd"/>
      <w:r w:rsidRPr="00811A37">
        <w:rPr>
          <w:sz w:val="22"/>
          <w:szCs w:val="22"/>
        </w:rPr>
        <w:t xml:space="preserve"> жестом приглашает Винокурова к микрофону. Винокуров подходит, немного смущенно смотрит на микрофон. </w:t>
      </w:r>
    </w:p>
    <w:p w14:paraId="30CCCA6C" w14:textId="77777777" w:rsidR="00CA28E6" w:rsidRPr="00811A37" w:rsidRDefault="00CA28E6" w:rsidP="00CA28E6">
      <w:pPr>
        <w:pStyle w:val="aff4"/>
        <w:rPr>
          <w:sz w:val="22"/>
          <w:szCs w:val="22"/>
        </w:rPr>
      </w:pPr>
      <w:proofErr w:type="spellStart"/>
      <w:r w:rsidRPr="00811A37">
        <w:rPr>
          <w:sz w:val="22"/>
          <w:szCs w:val="22"/>
        </w:rPr>
        <w:lastRenderedPageBreak/>
        <w:t>Ланская</w:t>
      </w:r>
      <w:proofErr w:type="spellEnd"/>
      <w:r w:rsidRPr="00811A37">
        <w:rPr>
          <w:sz w:val="22"/>
          <w:szCs w:val="22"/>
        </w:rPr>
        <w:t xml:space="preserve"> смотрит на него из толпы.</w:t>
      </w:r>
    </w:p>
    <w:p w14:paraId="3B7E4C5A" w14:textId="77777777" w:rsidR="00CA28E6" w:rsidRPr="00811A37" w:rsidRDefault="00CA28E6" w:rsidP="00CA28E6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Ланская</w:t>
      </w:r>
    </w:p>
    <w:p w14:paraId="7743FE98" w14:textId="77777777" w:rsidR="00CA28E6" w:rsidRPr="00811A37" w:rsidRDefault="00CA28E6" w:rsidP="00CA28E6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 xml:space="preserve">Да его же заставили! Посмотрите на него. Его же, наверное, били… </w:t>
      </w:r>
    </w:p>
    <w:p w14:paraId="068B0EA0" w14:textId="77777777" w:rsidR="00CA28E6" w:rsidRPr="00811A37" w:rsidRDefault="00CA28E6" w:rsidP="00CA28E6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 xml:space="preserve">И Винокуров нагибается к микрофону.  </w:t>
      </w:r>
    </w:p>
    <w:p w14:paraId="1FBCB7EA" w14:textId="77777777" w:rsidR="00CA28E6" w:rsidRPr="00811A37" w:rsidRDefault="00CA28E6" w:rsidP="00CA28E6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винокуров</w:t>
      </w:r>
    </w:p>
    <w:p w14:paraId="25E850CB" w14:textId="7A21BF05" w:rsidR="00CA28E6" w:rsidRPr="00811A37" w:rsidRDefault="00CA28E6" w:rsidP="00CA28E6">
      <w:pPr>
        <w:pStyle w:val="aff5"/>
        <w:rPr>
          <w:sz w:val="22"/>
          <w:szCs w:val="22"/>
        </w:rPr>
      </w:pPr>
      <w:r w:rsidRPr="00811A37">
        <w:rPr>
          <w:sz w:val="22"/>
          <w:szCs w:val="22"/>
        </w:rPr>
        <w:t xml:space="preserve">(громко, четко) </w:t>
      </w:r>
    </w:p>
    <w:p w14:paraId="5C704BD8" w14:textId="131D371B" w:rsidR="00CA28E6" w:rsidRPr="00811A37" w:rsidRDefault="00545E0D" w:rsidP="00CA28E6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П</w:t>
      </w:r>
      <w:r w:rsidR="00CA28E6" w:rsidRPr="00811A37">
        <w:rPr>
          <w:sz w:val="22"/>
          <w:szCs w:val="22"/>
        </w:rPr>
        <w:t>оздравляю Нас: годы советской оккупации наконец закончились!</w:t>
      </w:r>
    </w:p>
    <w:p w14:paraId="5B1A7DFA" w14:textId="77777777" w:rsidR="00CA28E6" w:rsidRPr="00811A37" w:rsidRDefault="00CA28E6" w:rsidP="00CA28E6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 xml:space="preserve">По рядам пробегает шок: таких слов никто не ожидал. </w:t>
      </w:r>
    </w:p>
    <w:p w14:paraId="225FB7DD" w14:textId="77777777" w:rsidR="00CA28E6" w:rsidRPr="00811A37" w:rsidRDefault="00CA28E6" w:rsidP="00CA28E6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Ланская</w:t>
      </w:r>
    </w:p>
    <w:p w14:paraId="4D1D5D2B" w14:textId="3E1F7E87" w:rsidR="00CA28E6" w:rsidRPr="00811A37" w:rsidRDefault="00CA28E6" w:rsidP="00CA28E6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…замучили</w:t>
      </w:r>
      <w:r w:rsidR="00545E0D" w:rsidRPr="00811A37">
        <w:rPr>
          <w:sz w:val="22"/>
          <w:szCs w:val="22"/>
        </w:rPr>
        <w:t xml:space="preserve"> его</w:t>
      </w:r>
      <w:r w:rsidRPr="00811A37">
        <w:rPr>
          <w:sz w:val="22"/>
          <w:szCs w:val="22"/>
        </w:rPr>
        <w:t xml:space="preserve">… </w:t>
      </w:r>
    </w:p>
    <w:p w14:paraId="7A8C2A30" w14:textId="77777777" w:rsidR="00CA28E6" w:rsidRPr="00811A37" w:rsidRDefault="00CA28E6" w:rsidP="00CA28E6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 xml:space="preserve">Вокруг со злыми улыбками посматривают на </w:t>
      </w:r>
      <w:proofErr w:type="spellStart"/>
      <w:r w:rsidRPr="00811A37">
        <w:rPr>
          <w:sz w:val="22"/>
          <w:szCs w:val="22"/>
        </w:rPr>
        <w:t>Ланскую</w:t>
      </w:r>
      <w:proofErr w:type="spellEnd"/>
      <w:r w:rsidRPr="00811A37">
        <w:rPr>
          <w:sz w:val="22"/>
          <w:szCs w:val="22"/>
        </w:rPr>
        <w:t xml:space="preserve">. </w:t>
      </w:r>
    </w:p>
    <w:p w14:paraId="76B9AFD0" w14:textId="77777777" w:rsidR="00CA28E6" w:rsidRPr="00811A37" w:rsidRDefault="00CA28E6" w:rsidP="00CA28E6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Фон Вейхс</w:t>
      </w:r>
    </w:p>
    <w:p w14:paraId="4C9AACC8" w14:textId="77777777" w:rsidR="00CA28E6" w:rsidRPr="00811A37" w:rsidRDefault="00CA28E6" w:rsidP="00CA28E6">
      <w:pPr>
        <w:pStyle w:val="aff5"/>
        <w:rPr>
          <w:sz w:val="22"/>
          <w:szCs w:val="22"/>
        </w:rPr>
      </w:pPr>
      <w:r w:rsidRPr="00811A37">
        <w:rPr>
          <w:sz w:val="22"/>
          <w:szCs w:val="22"/>
        </w:rPr>
        <w:t xml:space="preserve">(по-немецки) </w:t>
      </w:r>
    </w:p>
    <w:p w14:paraId="64E355FC" w14:textId="77777777" w:rsidR="00CA28E6" w:rsidRPr="00811A37" w:rsidRDefault="00CA28E6" w:rsidP="00CA28E6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Советы грабили вас, ссылали ваших родных в лагеря, отняли у вас все, а теперь бросили.</w:t>
      </w:r>
    </w:p>
    <w:p w14:paraId="0066A2E1" w14:textId="77777777" w:rsidR="00CA28E6" w:rsidRPr="00811A37" w:rsidRDefault="00CA28E6" w:rsidP="00CA28E6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>Винокуров не может скрыть восхищения словами немца.</w:t>
      </w:r>
    </w:p>
    <w:p w14:paraId="7C834EA7" w14:textId="77777777" w:rsidR="00CA28E6" w:rsidRPr="00811A37" w:rsidRDefault="00CA28E6" w:rsidP="00CA28E6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Винокуров</w:t>
      </w:r>
    </w:p>
    <w:p w14:paraId="5505D11C" w14:textId="36E2FA8D" w:rsidR="00CA28E6" w:rsidRPr="00811A37" w:rsidRDefault="00CA28E6" w:rsidP="00545E0D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Советы грабили Нас!</w:t>
      </w:r>
      <w:r w:rsidR="00545E0D" w:rsidRPr="00811A37">
        <w:rPr>
          <w:sz w:val="22"/>
          <w:szCs w:val="22"/>
        </w:rPr>
        <w:t xml:space="preserve"> </w:t>
      </w:r>
      <w:r w:rsidRPr="00811A37">
        <w:rPr>
          <w:sz w:val="22"/>
          <w:szCs w:val="22"/>
        </w:rPr>
        <w:t>Ссылали Наших родных в лагеря.</w:t>
      </w:r>
      <w:r w:rsidR="00545E0D" w:rsidRPr="00811A37">
        <w:rPr>
          <w:sz w:val="22"/>
          <w:szCs w:val="22"/>
        </w:rPr>
        <w:t xml:space="preserve"> </w:t>
      </w:r>
      <w:r w:rsidRPr="00811A37">
        <w:rPr>
          <w:sz w:val="22"/>
          <w:szCs w:val="22"/>
        </w:rPr>
        <w:t>Отняли у Нас все, а теперь бросили.</w:t>
      </w:r>
    </w:p>
    <w:p w14:paraId="5B340C6A" w14:textId="4723C8B0" w:rsidR="00CA28E6" w:rsidRPr="00811A37" w:rsidRDefault="00CA28E6" w:rsidP="00CA28E6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>Вера</w:t>
      </w:r>
      <w:r w:rsidR="00545E0D" w:rsidRPr="00811A37">
        <w:rPr>
          <w:sz w:val="22"/>
          <w:szCs w:val="22"/>
        </w:rPr>
        <w:t xml:space="preserve">, слушая Винокурова, </w:t>
      </w:r>
      <w:r w:rsidRPr="00811A37">
        <w:rPr>
          <w:sz w:val="22"/>
          <w:szCs w:val="22"/>
        </w:rPr>
        <w:t>делает шаг в глубину сцены, стараясь не поднимать глаз.</w:t>
      </w:r>
    </w:p>
    <w:p w14:paraId="76CD3843" w14:textId="77777777" w:rsidR="00CA28E6" w:rsidRPr="00811A37" w:rsidRDefault="00CA28E6" w:rsidP="00CA28E6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 xml:space="preserve">Фон Вейхс </w:t>
      </w:r>
    </w:p>
    <w:p w14:paraId="39F468E9" w14:textId="77777777" w:rsidR="00CA28E6" w:rsidRPr="00811A37" w:rsidRDefault="00CA28E6" w:rsidP="00CA28E6">
      <w:pPr>
        <w:pStyle w:val="aff5"/>
        <w:rPr>
          <w:sz w:val="22"/>
          <w:szCs w:val="22"/>
        </w:rPr>
      </w:pPr>
      <w:r w:rsidRPr="00811A37">
        <w:rPr>
          <w:sz w:val="22"/>
          <w:szCs w:val="22"/>
        </w:rPr>
        <w:t>(по-немецки)</w:t>
      </w:r>
    </w:p>
    <w:p w14:paraId="7069952C" w14:textId="77777777" w:rsidR="00CA28E6" w:rsidRPr="00811A37" w:rsidRDefault="00CA28E6" w:rsidP="00CA28E6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 xml:space="preserve">Но теперь вы там, где должны быть: в составе Великой Германии. </w:t>
      </w:r>
    </w:p>
    <w:p w14:paraId="1D8CB3B8" w14:textId="77777777" w:rsidR="00CA28E6" w:rsidRPr="00811A37" w:rsidRDefault="00CA28E6" w:rsidP="00CA28E6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Винокуров</w:t>
      </w:r>
    </w:p>
    <w:p w14:paraId="39D7618D" w14:textId="77777777" w:rsidR="00CA28E6" w:rsidRPr="00811A37" w:rsidRDefault="00CA28E6" w:rsidP="00CA28E6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 xml:space="preserve">И наше место в составе Великой Германии. </w:t>
      </w:r>
    </w:p>
    <w:p w14:paraId="16C6318C" w14:textId="77777777" w:rsidR="00CA28E6" w:rsidRPr="00811A37" w:rsidRDefault="00CA28E6" w:rsidP="00CA28E6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 xml:space="preserve">К микрофону подходит </w:t>
      </w:r>
      <w:proofErr w:type="spellStart"/>
      <w:r w:rsidRPr="00811A37">
        <w:rPr>
          <w:sz w:val="22"/>
          <w:szCs w:val="22"/>
        </w:rPr>
        <w:t>Шонненберг</w:t>
      </w:r>
      <w:proofErr w:type="spellEnd"/>
      <w:r w:rsidRPr="00811A37">
        <w:rPr>
          <w:sz w:val="22"/>
          <w:szCs w:val="22"/>
        </w:rPr>
        <w:t>, что-то говорит Винокурову, Винокуров жестом зовёт Веру. Вера медлит и неуверенно подходит.</w:t>
      </w:r>
    </w:p>
    <w:p w14:paraId="4C677ABC" w14:textId="77777777" w:rsidR="00CA28E6" w:rsidRPr="00811A37" w:rsidRDefault="00CA28E6" w:rsidP="00CA28E6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ВИНОКУРОВ</w:t>
      </w:r>
    </w:p>
    <w:p w14:paraId="38DC64F3" w14:textId="77777777" w:rsidR="00CA28E6" w:rsidRPr="00811A37" w:rsidRDefault="00CA28E6" w:rsidP="00CA28E6">
      <w:pPr>
        <w:pStyle w:val="aff5"/>
        <w:rPr>
          <w:sz w:val="22"/>
          <w:szCs w:val="22"/>
        </w:rPr>
      </w:pPr>
      <w:r w:rsidRPr="00811A37">
        <w:rPr>
          <w:sz w:val="22"/>
          <w:szCs w:val="22"/>
        </w:rPr>
        <w:t>(Вере)</w:t>
      </w:r>
    </w:p>
    <w:p w14:paraId="7A199245" w14:textId="77777777" w:rsidR="00CA28E6" w:rsidRPr="00811A37" w:rsidRDefault="00CA28E6" w:rsidP="00CA28E6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 xml:space="preserve">Требуют сообщить, что больничка ваша работает и люди могут обращаться. </w:t>
      </w:r>
    </w:p>
    <w:p w14:paraId="420D52A8" w14:textId="77777777" w:rsidR="00CA28E6" w:rsidRPr="00811A37" w:rsidRDefault="00CA28E6" w:rsidP="00CA28E6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>Вера смотрит на горожан, откашливается, и не может начать. Люди шепчутся. Рабочий толкает локтем Петра Петровича.</w:t>
      </w:r>
    </w:p>
    <w:p w14:paraId="1428DEF6" w14:textId="0AB50509" w:rsidR="00CA28E6" w:rsidRPr="00811A37" w:rsidRDefault="00D4280B" w:rsidP="00CA28E6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lastRenderedPageBreak/>
        <w:t>БЕЛЯЛЕТДИНОВ</w:t>
      </w:r>
    </w:p>
    <w:p w14:paraId="7EFE345E" w14:textId="77777777" w:rsidR="00CA28E6" w:rsidRPr="00811A37" w:rsidRDefault="00CA28E6" w:rsidP="00CA28E6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 xml:space="preserve">О, смотри, и </w:t>
      </w:r>
      <w:proofErr w:type="spellStart"/>
      <w:r w:rsidRPr="00811A37">
        <w:rPr>
          <w:sz w:val="22"/>
          <w:szCs w:val="22"/>
        </w:rPr>
        <w:t>невесточка</w:t>
      </w:r>
      <w:proofErr w:type="spellEnd"/>
      <w:r w:rsidRPr="00811A37">
        <w:rPr>
          <w:sz w:val="22"/>
          <w:szCs w:val="22"/>
        </w:rPr>
        <w:t xml:space="preserve"> твоя, тоже устроилась уже. Прыткая бабенка. </w:t>
      </w:r>
    </w:p>
    <w:p w14:paraId="792BF268" w14:textId="77777777" w:rsidR="00CA28E6" w:rsidRPr="00811A37" w:rsidRDefault="00CA28E6" w:rsidP="00CA28E6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 xml:space="preserve">Вера встречается взглядом с Петром Петровичем и инстинктивно кивает головой: «Здравствуйте». Пётр Петрович не скрывает своего разочарования и отводит глаза. </w:t>
      </w:r>
      <w:proofErr w:type="spellStart"/>
      <w:r w:rsidRPr="00811A37">
        <w:rPr>
          <w:sz w:val="22"/>
          <w:szCs w:val="22"/>
        </w:rPr>
        <w:t>Шонненберг</w:t>
      </w:r>
      <w:proofErr w:type="spellEnd"/>
      <w:r w:rsidRPr="00811A37">
        <w:rPr>
          <w:sz w:val="22"/>
          <w:szCs w:val="22"/>
        </w:rPr>
        <w:t xml:space="preserve"> сзади напоминает о себе.</w:t>
      </w:r>
    </w:p>
    <w:p w14:paraId="25FF6E27" w14:textId="77777777" w:rsidR="00CA28E6" w:rsidRPr="00811A37" w:rsidRDefault="00CA28E6" w:rsidP="00CA28E6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ШОННЕНБЕРГ</w:t>
      </w:r>
    </w:p>
    <w:p w14:paraId="53319713" w14:textId="77777777" w:rsidR="00CA28E6" w:rsidRPr="00811A37" w:rsidRDefault="00CA28E6" w:rsidP="00CA28E6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Фрау докторка…</w:t>
      </w:r>
    </w:p>
    <w:p w14:paraId="307D83A1" w14:textId="77777777" w:rsidR="00CA28E6" w:rsidRPr="00811A37" w:rsidRDefault="00CA28E6" w:rsidP="00CA28E6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>На помощь приходит Винокуров.</w:t>
      </w:r>
    </w:p>
    <w:p w14:paraId="5A2F7527" w14:textId="77777777" w:rsidR="00CA28E6" w:rsidRPr="00811A37" w:rsidRDefault="00CA28E6" w:rsidP="00CA28E6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ВИНОКУРОВ</w:t>
      </w:r>
    </w:p>
    <w:p w14:paraId="69AE45D0" w14:textId="77777777" w:rsidR="00CA28E6" w:rsidRPr="00811A37" w:rsidRDefault="00CA28E6" w:rsidP="00CA28E6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 xml:space="preserve">Господа! Товарищи! Немецкое командование оставляет для вас лечебницу, потому что заботится о здоровье народа, проживающего на новых территориях Великой Германии. </w:t>
      </w:r>
    </w:p>
    <w:p w14:paraId="5DB924F0" w14:textId="77777777" w:rsidR="00CA28E6" w:rsidRPr="00811A37" w:rsidRDefault="00CA28E6" w:rsidP="00CA28E6">
      <w:pPr>
        <w:pStyle w:val="aff5"/>
        <w:rPr>
          <w:sz w:val="22"/>
          <w:szCs w:val="22"/>
        </w:rPr>
      </w:pPr>
      <w:r w:rsidRPr="00811A37">
        <w:rPr>
          <w:sz w:val="22"/>
          <w:szCs w:val="22"/>
        </w:rPr>
        <w:t>(взяв Веру за плечи)</w:t>
      </w:r>
    </w:p>
    <w:p w14:paraId="22CAE601" w14:textId="77777777" w:rsidR="00CA28E6" w:rsidRPr="00811A37" w:rsidRDefault="00CA28E6" w:rsidP="00CA28E6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Вашим главным врачом назначена Вера Николаевна. Она нас всех вылечит, правда, Верочка?</w:t>
      </w:r>
    </w:p>
    <w:p w14:paraId="5CE66D88" w14:textId="77777777" w:rsidR="00CA28E6" w:rsidRPr="00811A37" w:rsidRDefault="00CA28E6" w:rsidP="00CA28E6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>Пётр Петрович, плюнув в сердцах, выбирается из прочь из толпы.</w:t>
      </w:r>
    </w:p>
    <w:p w14:paraId="0F04EAF4" w14:textId="77777777" w:rsidR="00CA28E6" w:rsidRPr="00811A37" w:rsidRDefault="00CA28E6" w:rsidP="00CA28E6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ВЕРА</w:t>
      </w:r>
    </w:p>
    <w:p w14:paraId="4AB63F5F" w14:textId="77777777" w:rsidR="00CA28E6" w:rsidRPr="00811A37" w:rsidRDefault="00CA28E6" w:rsidP="00CA28E6">
      <w:pPr>
        <w:pStyle w:val="aff5"/>
        <w:rPr>
          <w:sz w:val="22"/>
          <w:szCs w:val="22"/>
        </w:rPr>
      </w:pPr>
      <w:r w:rsidRPr="00811A37">
        <w:rPr>
          <w:sz w:val="22"/>
          <w:szCs w:val="22"/>
        </w:rPr>
        <w:t>(негромко, Винокурову)</w:t>
      </w:r>
    </w:p>
    <w:p w14:paraId="4CAA0A36" w14:textId="77777777" w:rsidR="00CA28E6" w:rsidRPr="00811A37" w:rsidRDefault="00CA28E6" w:rsidP="00CA28E6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Что ж вы делаете-то, прекратите!</w:t>
      </w:r>
    </w:p>
    <w:p w14:paraId="32568645" w14:textId="77777777" w:rsidR="00CA28E6" w:rsidRPr="00811A37" w:rsidRDefault="00CA28E6" w:rsidP="00CA28E6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 xml:space="preserve">Винокуров меняется в лице. Громко заиграл немецкий марш. </w:t>
      </w:r>
      <w:proofErr w:type="spellStart"/>
      <w:r w:rsidRPr="00811A37">
        <w:rPr>
          <w:sz w:val="22"/>
          <w:szCs w:val="22"/>
        </w:rPr>
        <w:t>Шонненберг</w:t>
      </w:r>
      <w:proofErr w:type="spellEnd"/>
      <w:r w:rsidRPr="00811A37">
        <w:rPr>
          <w:sz w:val="22"/>
          <w:szCs w:val="22"/>
        </w:rPr>
        <w:t>, держа в руках бумагу отводит Веру и Винокурова в сторону.</w:t>
      </w:r>
    </w:p>
    <w:p w14:paraId="3C69D7F0" w14:textId="77777777" w:rsidR="00CA28E6" w:rsidRPr="00811A37" w:rsidRDefault="00CA28E6" w:rsidP="00CA28E6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ШОННЕНБЕРГ</w:t>
      </w:r>
    </w:p>
    <w:p w14:paraId="438DE7FB" w14:textId="77777777" w:rsidR="00CA28E6" w:rsidRPr="00811A37" w:rsidRDefault="00CA28E6" w:rsidP="00CA28E6">
      <w:pPr>
        <w:pStyle w:val="aff5"/>
        <w:rPr>
          <w:sz w:val="22"/>
          <w:szCs w:val="22"/>
        </w:rPr>
      </w:pPr>
      <w:r w:rsidRPr="00811A37">
        <w:rPr>
          <w:sz w:val="22"/>
          <w:szCs w:val="22"/>
        </w:rPr>
        <w:t>(Винокурову)</w:t>
      </w:r>
    </w:p>
    <w:p w14:paraId="36096133" w14:textId="77777777" w:rsidR="00CA28E6" w:rsidRPr="00811A37" w:rsidRDefault="00CA28E6" w:rsidP="00CA28E6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Переводите слово в слово, чтобы она всё поняла.</w:t>
      </w:r>
    </w:p>
    <w:p w14:paraId="20E2B347" w14:textId="77777777" w:rsidR="00CA28E6" w:rsidRPr="00811A37" w:rsidRDefault="00CA28E6" w:rsidP="00CA28E6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>Винокуров пробегает глазами по бумаге и холодно, чётко, равнодушно зачитывает Вере под звуки немецкого марша.</w:t>
      </w:r>
    </w:p>
    <w:p w14:paraId="340464CA" w14:textId="77777777" w:rsidR="00CA28E6" w:rsidRPr="00811A37" w:rsidRDefault="00CA28E6" w:rsidP="00CA28E6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ВИНОКУРОВ</w:t>
      </w:r>
    </w:p>
    <w:p w14:paraId="279B637D" w14:textId="77777777" w:rsidR="00CA28E6" w:rsidRPr="00811A37" w:rsidRDefault="00CA28E6" w:rsidP="00CA28E6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Госпиталь обслуживает только гражданское население. За укрывательство красноармейцев, партизан, евреев – вам и вашим подопечным грозит смерть по законам военного времени. Вы ответственны за возникновение эпидемий среди городского населения. В случае угрозы, необходимо сообщить о заболевших немецкому командованию. За игнорирование или укрывательство – смерть. За оказание помощи партизанам – смерть. Если всё понятно – распишитесь.</w:t>
      </w:r>
    </w:p>
    <w:p w14:paraId="0F447E8A" w14:textId="77777777" w:rsidR="00CA28E6" w:rsidRPr="00811A37" w:rsidRDefault="00CA28E6" w:rsidP="00CA28E6">
      <w:pPr>
        <w:pStyle w:val="aff4"/>
        <w:rPr>
          <w:sz w:val="22"/>
          <w:szCs w:val="22"/>
        </w:rPr>
      </w:pPr>
      <w:proofErr w:type="spellStart"/>
      <w:r w:rsidRPr="00811A37">
        <w:rPr>
          <w:sz w:val="22"/>
          <w:szCs w:val="22"/>
        </w:rPr>
        <w:lastRenderedPageBreak/>
        <w:t>Шонненберг</w:t>
      </w:r>
      <w:proofErr w:type="spellEnd"/>
      <w:r w:rsidRPr="00811A37">
        <w:rPr>
          <w:sz w:val="22"/>
          <w:szCs w:val="22"/>
        </w:rPr>
        <w:t xml:space="preserve"> протягивая Вере перьевую ручку. Вера смотрит то на мужчин, то на бумагу.</w:t>
      </w:r>
    </w:p>
    <w:p w14:paraId="51B73C96" w14:textId="77777777" w:rsidR="00CA28E6" w:rsidRPr="00811A37" w:rsidRDefault="00CA28E6" w:rsidP="00CA28E6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ВИНОКУРОВ</w:t>
      </w:r>
    </w:p>
    <w:p w14:paraId="7D9C3921" w14:textId="77777777" w:rsidR="00CA28E6" w:rsidRPr="00811A37" w:rsidRDefault="00CA28E6" w:rsidP="00CA28E6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Я вам советую быть благоразумной. Сынок же с вами остался?</w:t>
      </w:r>
    </w:p>
    <w:p w14:paraId="6D48A3BE" w14:textId="77777777" w:rsidR="00CA28E6" w:rsidRPr="00811A37" w:rsidRDefault="00CA28E6" w:rsidP="00CA28E6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>Вера с ненавистью смотрит на Винокурова. Берёт ручку и ставит подпись на двух экземплярах.</w:t>
      </w:r>
    </w:p>
    <w:p w14:paraId="16BE9A80" w14:textId="77777777" w:rsidR="00CA28E6" w:rsidRPr="00811A37" w:rsidRDefault="00CA28E6" w:rsidP="00CA28E6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ВЕРА</w:t>
      </w:r>
    </w:p>
    <w:p w14:paraId="2939D853" w14:textId="77777777" w:rsidR="00CA28E6" w:rsidRPr="00811A37" w:rsidRDefault="00CA28E6" w:rsidP="00CA28E6">
      <w:pPr>
        <w:pStyle w:val="aff5"/>
        <w:rPr>
          <w:sz w:val="22"/>
          <w:szCs w:val="22"/>
        </w:rPr>
      </w:pPr>
      <w:r w:rsidRPr="00811A37">
        <w:rPr>
          <w:sz w:val="22"/>
          <w:szCs w:val="22"/>
        </w:rPr>
        <w:t>(</w:t>
      </w:r>
      <w:proofErr w:type="spellStart"/>
      <w:r w:rsidRPr="00811A37">
        <w:rPr>
          <w:sz w:val="22"/>
          <w:szCs w:val="22"/>
        </w:rPr>
        <w:t>Шонненбергу</w:t>
      </w:r>
      <w:proofErr w:type="spellEnd"/>
      <w:r w:rsidRPr="00811A37">
        <w:rPr>
          <w:sz w:val="22"/>
          <w:szCs w:val="22"/>
        </w:rPr>
        <w:t>)</w:t>
      </w:r>
    </w:p>
    <w:p w14:paraId="2B2CA7FE" w14:textId="77777777" w:rsidR="00CA28E6" w:rsidRPr="00811A37" w:rsidRDefault="00CA28E6" w:rsidP="00CA28E6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Я свободна?</w:t>
      </w:r>
    </w:p>
    <w:p w14:paraId="6B358BD2" w14:textId="77777777" w:rsidR="00CA28E6" w:rsidRPr="00811A37" w:rsidRDefault="00CA28E6" w:rsidP="00CA28E6">
      <w:pPr>
        <w:pStyle w:val="aff4"/>
        <w:rPr>
          <w:sz w:val="22"/>
          <w:szCs w:val="22"/>
        </w:rPr>
      </w:pPr>
      <w:proofErr w:type="spellStart"/>
      <w:r w:rsidRPr="00811A37">
        <w:rPr>
          <w:sz w:val="22"/>
          <w:szCs w:val="22"/>
        </w:rPr>
        <w:t>Шонненберг</w:t>
      </w:r>
      <w:proofErr w:type="spellEnd"/>
      <w:r w:rsidRPr="00811A37">
        <w:rPr>
          <w:sz w:val="22"/>
          <w:szCs w:val="22"/>
        </w:rPr>
        <w:t xml:space="preserve"> протягивает Вере одну бумагу.</w:t>
      </w:r>
    </w:p>
    <w:p w14:paraId="0041DB3F" w14:textId="77777777" w:rsidR="00CA28E6" w:rsidRPr="00811A37" w:rsidRDefault="00CA28E6" w:rsidP="00CA28E6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ШОННЕНБЕРГ</w:t>
      </w:r>
    </w:p>
    <w:p w14:paraId="7984BF33" w14:textId="77777777" w:rsidR="00CA28E6" w:rsidRPr="00811A37" w:rsidRDefault="00CA28E6" w:rsidP="00CA28E6">
      <w:pPr>
        <w:pStyle w:val="aff6"/>
        <w:rPr>
          <w:sz w:val="22"/>
          <w:szCs w:val="22"/>
        </w:rPr>
      </w:pPr>
      <w:proofErr w:type="spellStart"/>
      <w:r w:rsidRPr="00811A37">
        <w:rPr>
          <w:sz w:val="22"/>
          <w:szCs w:val="22"/>
        </w:rPr>
        <w:t>Ютро</w:t>
      </w:r>
      <w:proofErr w:type="spellEnd"/>
      <w:r w:rsidRPr="00811A37">
        <w:rPr>
          <w:sz w:val="22"/>
          <w:szCs w:val="22"/>
        </w:rPr>
        <w:t xml:space="preserve"> рано, </w:t>
      </w:r>
      <w:proofErr w:type="spellStart"/>
      <w:r w:rsidRPr="00811A37">
        <w:rPr>
          <w:sz w:val="22"/>
          <w:szCs w:val="22"/>
        </w:rPr>
        <w:t>хистория</w:t>
      </w:r>
      <w:proofErr w:type="spellEnd"/>
      <w:r w:rsidRPr="00811A37">
        <w:rPr>
          <w:sz w:val="22"/>
          <w:szCs w:val="22"/>
        </w:rPr>
        <w:t xml:space="preserve"> </w:t>
      </w:r>
      <w:proofErr w:type="spellStart"/>
      <w:r w:rsidRPr="00811A37">
        <w:rPr>
          <w:sz w:val="22"/>
          <w:szCs w:val="22"/>
        </w:rPr>
        <w:t>медична</w:t>
      </w:r>
      <w:proofErr w:type="spellEnd"/>
      <w:r w:rsidRPr="00811A37">
        <w:rPr>
          <w:sz w:val="22"/>
          <w:szCs w:val="22"/>
        </w:rPr>
        <w:t>.</w:t>
      </w:r>
    </w:p>
    <w:p w14:paraId="74A7F406" w14:textId="77777777" w:rsidR="00CA28E6" w:rsidRPr="00811A37" w:rsidRDefault="00CA28E6" w:rsidP="00CA28E6">
      <w:pPr>
        <w:pStyle w:val="aff5"/>
        <w:rPr>
          <w:sz w:val="22"/>
          <w:szCs w:val="22"/>
        </w:rPr>
      </w:pPr>
      <w:r w:rsidRPr="00811A37">
        <w:rPr>
          <w:sz w:val="22"/>
          <w:szCs w:val="22"/>
        </w:rPr>
        <w:t>(взглянув на часы, показывает Вере на 10)</w:t>
      </w:r>
    </w:p>
    <w:p w14:paraId="6A497301" w14:textId="77777777" w:rsidR="00CA28E6" w:rsidRPr="00811A37" w:rsidRDefault="00CA28E6" w:rsidP="00CA28E6">
      <w:pPr>
        <w:pStyle w:val="aff6"/>
        <w:rPr>
          <w:sz w:val="22"/>
          <w:szCs w:val="22"/>
        </w:rPr>
      </w:pPr>
      <w:proofErr w:type="spellStart"/>
      <w:r w:rsidRPr="00811A37">
        <w:rPr>
          <w:sz w:val="22"/>
          <w:szCs w:val="22"/>
        </w:rPr>
        <w:t>Пшиду</w:t>
      </w:r>
      <w:proofErr w:type="spellEnd"/>
      <w:r w:rsidRPr="00811A37">
        <w:rPr>
          <w:sz w:val="22"/>
          <w:szCs w:val="22"/>
        </w:rPr>
        <w:t xml:space="preserve"> с тестем. Морген. </w:t>
      </w:r>
      <w:proofErr w:type="spellStart"/>
      <w:r w:rsidRPr="00811A37">
        <w:rPr>
          <w:sz w:val="22"/>
          <w:szCs w:val="22"/>
        </w:rPr>
        <w:t>Разумьешь</w:t>
      </w:r>
      <w:proofErr w:type="spellEnd"/>
      <w:r w:rsidRPr="00811A37">
        <w:rPr>
          <w:sz w:val="22"/>
          <w:szCs w:val="22"/>
        </w:rPr>
        <w:t>?</w:t>
      </w:r>
    </w:p>
    <w:p w14:paraId="1ECDCBB3" w14:textId="77777777" w:rsidR="00CA28E6" w:rsidRPr="00811A37" w:rsidRDefault="00CA28E6" w:rsidP="00CA28E6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>Вера молча кивает, забирает «</w:t>
      </w:r>
      <w:proofErr w:type="spellStart"/>
      <w:r w:rsidRPr="00811A37">
        <w:rPr>
          <w:sz w:val="22"/>
          <w:szCs w:val="22"/>
        </w:rPr>
        <w:t>бефель</w:t>
      </w:r>
      <w:proofErr w:type="spellEnd"/>
      <w:r w:rsidRPr="00811A37">
        <w:rPr>
          <w:sz w:val="22"/>
          <w:szCs w:val="22"/>
        </w:rPr>
        <w:t>» и спускается со сцены.</w:t>
      </w:r>
    </w:p>
    <w:p w14:paraId="5B208AFE" w14:textId="3FD7B1D0" w:rsidR="009A537F" w:rsidRPr="00811A37" w:rsidRDefault="009A537F" w:rsidP="009A537F">
      <w:pPr>
        <w:pStyle w:val="aff2"/>
        <w:rPr>
          <w:sz w:val="22"/>
          <w:szCs w:val="22"/>
        </w:rPr>
      </w:pPr>
      <w:r w:rsidRPr="00811A37">
        <w:rPr>
          <w:sz w:val="22"/>
          <w:szCs w:val="22"/>
        </w:rPr>
        <w:t>1-21. НАТ. ГОРОД. Центральная площадь.У ГОРИСПОЛКОМА.ДЕНЬ</w:t>
      </w:r>
    </w:p>
    <w:p w14:paraId="0A810B38" w14:textId="77777777" w:rsidR="009A537F" w:rsidRPr="00811A37" w:rsidRDefault="009A537F" w:rsidP="009A537F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 xml:space="preserve">Фон </w:t>
      </w:r>
      <w:proofErr w:type="spellStart"/>
      <w:r w:rsidRPr="00811A37">
        <w:rPr>
          <w:sz w:val="22"/>
          <w:szCs w:val="22"/>
        </w:rPr>
        <w:t>Вейхс</w:t>
      </w:r>
      <w:proofErr w:type="spellEnd"/>
      <w:r w:rsidRPr="00811A37">
        <w:rPr>
          <w:sz w:val="22"/>
          <w:szCs w:val="22"/>
        </w:rPr>
        <w:t xml:space="preserve"> и Винокуров направляются в сторону здания бывшего горисполкома.   </w:t>
      </w:r>
    </w:p>
    <w:p w14:paraId="139807C3" w14:textId="77777777" w:rsidR="009A537F" w:rsidRPr="00811A37" w:rsidRDefault="009A537F" w:rsidP="009A537F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Ланская (з/к)</w:t>
      </w:r>
    </w:p>
    <w:p w14:paraId="4A6E81F5" w14:textId="77777777" w:rsidR="009A537F" w:rsidRPr="00811A37" w:rsidRDefault="009A537F" w:rsidP="009A537F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Витя! Куда вы его тащите, Виктор, отпустите моего мужа!</w:t>
      </w:r>
    </w:p>
    <w:p w14:paraId="0C7C5DBD" w14:textId="77777777" w:rsidR="009A537F" w:rsidRPr="00811A37" w:rsidRDefault="009A537F" w:rsidP="009A537F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 xml:space="preserve">Фон </w:t>
      </w:r>
      <w:proofErr w:type="spellStart"/>
      <w:r w:rsidRPr="00811A37">
        <w:rPr>
          <w:sz w:val="22"/>
          <w:szCs w:val="22"/>
        </w:rPr>
        <w:t>Вейхс</w:t>
      </w:r>
      <w:proofErr w:type="spellEnd"/>
      <w:r w:rsidRPr="00811A37">
        <w:rPr>
          <w:sz w:val="22"/>
          <w:szCs w:val="22"/>
        </w:rPr>
        <w:t xml:space="preserve"> и Винокуров оборачиваются. Через толпу продирается </w:t>
      </w:r>
      <w:proofErr w:type="spellStart"/>
      <w:r w:rsidRPr="00811A37">
        <w:rPr>
          <w:sz w:val="22"/>
          <w:szCs w:val="22"/>
        </w:rPr>
        <w:t>Ланская</w:t>
      </w:r>
      <w:proofErr w:type="spellEnd"/>
      <w:r w:rsidRPr="00811A37">
        <w:rPr>
          <w:sz w:val="22"/>
          <w:szCs w:val="22"/>
        </w:rPr>
        <w:t xml:space="preserve">, идет и комментирует. </w:t>
      </w:r>
    </w:p>
    <w:p w14:paraId="1A24C4F3" w14:textId="77777777" w:rsidR="009A537F" w:rsidRPr="00811A37" w:rsidRDefault="009A537F" w:rsidP="009A537F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Ланская</w:t>
      </w:r>
    </w:p>
    <w:p w14:paraId="0FA454FA" w14:textId="77777777" w:rsidR="009A537F" w:rsidRPr="00811A37" w:rsidRDefault="009A537F" w:rsidP="009A537F">
      <w:pPr>
        <w:pStyle w:val="aff5"/>
        <w:rPr>
          <w:sz w:val="22"/>
          <w:szCs w:val="22"/>
        </w:rPr>
      </w:pPr>
      <w:r w:rsidRPr="00811A37">
        <w:rPr>
          <w:sz w:val="22"/>
          <w:szCs w:val="22"/>
        </w:rPr>
        <w:t xml:space="preserve">(прохожим) </w:t>
      </w:r>
    </w:p>
    <w:p w14:paraId="2E5CC53A" w14:textId="77777777" w:rsidR="009A537F" w:rsidRPr="00811A37" w:rsidRDefault="009A537F" w:rsidP="009A537F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 xml:space="preserve">Его под пытками заставляют, видите. </w:t>
      </w:r>
    </w:p>
    <w:p w14:paraId="380703B5" w14:textId="77777777" w:rsidR="009A537F" w:rsidRPr="00811A37" w:rsidRDefault="009A537F" w:rsidP="009A537F">
      <w:pPr>
        <w:pStyle w:val="aff5"/>
        <w:rPr>
          <w:sz w:val="22"/>
          <w:szCs w:val="22"/>
        </w:rPr>
      </w:pPr>
      <w:r w:rsidRPr="00811A37">
        <w:rPr>
          <w:sz w:val="22"/>
          <w:szCs w:val="22"/>
        </w:rPr>
        <w:t xml:space="preserve">(Винокурову, кричит) </w:t>
      </w:r>
    </w:p>
    <w:p w14:paraId="00261518" w14:textId="77777777" w:rsidR="009A537F" w:rsidRPr="00811A37" w:rsidRDefault="009A537F" w:rsidP="009A537F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 xml:space="preserve">Виктор! </w:t>
      </w:r>
    </w:p>
    <w:p w14:paraId="5003E121" w14:textId="77777777" w:rsidR="009A537F" w:rsidRPr="00811A37" w:rsidRDefault="009A537F" w:rsidP="009A537F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 xml:space="preserve">Фон </w:t>
      </w:r>
      <w:proofErr w:type="spellStart"/>
      <w:r w:rsidRPr="00811A37">
        <w:rPr>
          <w:sz w:val="22"/>
          <w:szCs w:val="22"/>
        </w:rPr>
        <w:t>Вейхс</w:t>
      </w:r>
      <w:proofErr w:type="spellEnd"/>
      <w:r w:rsidRPr="00811A37">
        <w:rPr>
          <w:sz w:val="22"/>
          <w:szCs w:val="22"/>
        </w:rPr>
        <w:t xml:space="preserve"> видит приближающуюся к нему восхитительную женщину: </w:t>
      </w:r>
      <w:proofErr w:type="spellStart"/>
      <w:r w:rsidRPr="00811A37">
        <w:rPr>
          <w:sz w:val="22"/>
          <w:szCs w:val="22"/>
        </w:rPr>
        <w:t>Ланская</w:t>
      </w:r>
      <w:proofErr w:type="spellEnd"/>
      <w:r w:rsidRPr="00811A37">
        <w:rPr>
          <w:sz w:val="22"/>
          <w:szCs w:val="22"/>
        </w:rPr>
        <w:t xml:space="preserve"> очень эффектно смотрится, такая яркая на фоне общего блеклого колорита. </w:t>
      </w:r>
    </w:p>
    <w:p w14:paraId="3FE09DA9" w14:textId="77777777" w:rsidR="009A537F" w:rsidRPr="00811A37" w:rsidRDefault="009A537F" w:rsidP="009A537F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Фон Вейхс</w:t>
      </w:r>
    </w:p>
    <w:p w14:paraId="270D291F" w14:textId="77777777" w:rsidR="009A537F" w:rsidRPr="00811A37" w:rsidRDefault="009A537F" w:rsidP="009A537F">
      <w:pPr>
        <w:pStyle w:val="aff5"/>
        <w:rPr>
          <w:sz w:val="22"/>
          <w:szCs w:val="22"/>
        </w:rPr>
      </w:pPr>
      <w:r w:rsidRPr="00811A37">
        <w:rPr>
          <w:sz w:val="22"/>
          <w:szCs w:val="22"/>
        </w:rPr>
        <w:t>(по-немецки)</w:t>
      </w:r>
    </w:p>
    <w:p w14:paraId="3EEF641A" w14:textId="77777777" w:rsidR="009A537F" w:rsidRPr="00811A37" w:rsidRDefault="009A537F" w:rsidP="009A537F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 xml:space="preserve">Кто это? </w:t>
      </w:r>
    </w:p>
    <w:p w14:paraId="00E00B1F" w14:textId="77777777" w:rsidR="009A537F" w:rsidRPr="00811A37" w:rsidRDefault="009A537F" w:rsidP="009A537F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Винокуров</w:t>
      </w:r>
    </w:p>
    <w:p w14:paraId="2E17574A" w14:textId="77777777" w:rsidR="009A537F" w:rsidRPr="00811A37" w:rsidRDefault="009A537F" w:rsidP="009A537F">
      <w:pPr>
        <w:pStyle w:val="aff5"/>
        <w:rPr>
          <w:sz w:val="22"/>
          <w:szCs w:val="22"/>
        </w:rPr>
      </w:pPr>
      <w:r w:rsidRPr="00811A37">
        <w:rPr>
          <w:sz w:val="22"/>
          <w:szCs w:val="22"/>
        </w:rPr>
        <w:t>(по-немецки)</w:t>
      </w:r>
    </w:p>
    <w:p w14:paraId="507C801C" w14:textId="77777777" w:rsidR="009A537F" w:rsidRPr="00811A37" w:rsidRDefault="009A537F" w:rsidP="009A537F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 xml:space="preserve">Это моя жена. </w:t>
      </w:r>
    </w:p>
    <w:p w14:paraId="534B896D" w14:textId="6016F612" w:rsidR="009A537F" w:rsidRPr="00811A37" w:rsidRDefault="009A537F" w:rsidP="009A537F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 xml:space="preserve">Винокуров указывает на стоящую неподалеку круглую тумбу с афишами. На одной нарисована </w:t>
      </w:r>
      <w:proofErr w:type="spellStart"/>
      <w:r w:rsidRPr="00811A37">
        <w:rPr>
          <w:sz w:val="22"/>
          <w:szCs w:val="22"/>
        </w:rPr>
        <w:t>Ланская</w:t>
      </w:r>
      <w:proofErr w:type="spellEnd"/>
      <w:r w:rsidRPr="00811A37">
        <w:rPr>
          <w:sz w:val="22"/>
          <w:szCs w:val="22"/>
        </w:rPr>
        <w:t xml:space="preserve"> в образе </w:t>
      </w:r>
      <w:r w:rsidR="00545E0D" w:rsidRPr="00811A37">
        <w:rPr>
          <w:sz w:val="22"/>
          <w:szCs w:val="22"/>
        </w:rPr>
        <w:t>Дездемоны</w:t>
      </w:r>
      <w:r w:rsidRPr="00811A37">
        <w:rPr>
          <w:sz w:val="22"/>
          <w:szCs w:val="22"/>
        </w:rPr>
        <w:t xml:space="preserve">. </w:t>
      </w:r>
    </w:p>
    <w:p w14:paraId="13E3F544" w14:textId="77777777" w:rsidR="009A537F" w:rsidRPr="00811A37" w:rsidRDefault="009A537F" w:rsidP="009A537F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lastRenderedPageBreak/>
        <w:t>Фон Вейхс</w:t>
      </w:r>
    </w:p>
    <w:p w14:paraId="2B44DCF0" w14:textId="77777777" w:rsidR="009A537F" w:rsidRPr="00811A37" w:rsidRDefault="009A537F" w:rsidP="009A537F">
      <w:pPr>
        <w:pStyle w:val="aff5"/>
        <w:rPr>
          <w:sz w:val="22"/>
          <w:szCs w:val="22"/>
        </w:rPr>
      </w:pPr>
      <w:r w:rsidRPr="00811A37">
        <w:rPr>
          <w:sz w:val="22"/>
          <w:szCs w:val="22"/>
        </w:rPr>
        <w:t>(по-немецки)</w:t>
      </w:r>
    </w:p>
    <w:p w14:paraId="0BDCB59D" w14:textId="77777777" w:rsidR="009A537F" w:rsidRPr="00811A37" w:rsidRDefault="009A537F" w:rsidP="009A537F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 xml:space="preserve">О, актриса! </w:t>
      </w:r>
    </w:p>
    <w:p w14:paraId="2D2FF405" w14:textId="77777777" w:rsidR="009A537F" w:rsidRPr="00811A37" w:rsidRDefault="009A537F" w:rsidP="009A537F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Винокуров</w:t>
      </w:r>
    </w:p>
    <w:p w14:paraId="23B12F32" w14:textId="77777777" w:rsidR="009A537F" w:rsidRPr="00811A37" w:rsidRDefault="009A537F" w:rsidP="009A537F">
      <w:pPr>
        <w:pStyle w:val="aff5"/>
        <w:rPr>
          <w:sz w:val="22"/>
          <w:szCs w:val="22"/>
        </w:rPr>
      </w:pPr>
      <w:r w:rsidRPr="00811A37">
        <w:rPr>
          <w:sz w:val="22"/>
          <w:szCs w:val="22"/>
        </w:rPr>
        <w:t>(по-немецки)</w:t>
      </w:r>
    </w:p>
    <w:p w14:paraId="5F6C60A9" w14:textId="77777777" w:rsidR="009A537F" w:rsidRPr="00811A37" w:rsidRDefault="009A537F" w:rsidP="009A537F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Да, и как это принято в театральной среде, она крайне эмоциональна. Вы позволите сказать ей два слова, чтобы она была уверена, что со мной все в порядке?</w:t>
      </w:r>
    </w:p>
    <w:p w14:paraId="5BC528E1" w14:textId="77777777" w:rsidR="009A537F" w:rsidRPr="00811A37" w:rsidRDefault="009A537F" w:rsidP="009A537F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Фон Вейхс</w:t>
      </w:r>
    </w:p>
    <w:p w14:paraId="35BE38C0" w14:textId="77777777" w:rsidR="009A537F" w:rsidRPr="00811A37" w:rsidRDefault="009A537F" w:rsidP="009A537F">
      <w:pPr>
        <w:pStyle w:val="aff5"/>
        <w:rPr>
          <w:sz w:val="22"/>
          <w:szCs w:val="22"/>
        </w:rPr>
      </w:pPr>
      <w:r w:rsidRPr="00811A37">
        <w:rPr>
          <w:sz w:val="22"/>
          <w:szCs w:val="22"/>
        </w:rPr>
        <w:t>(по-немецки)</w:t>
      </w:r>
    </w:p>
    <w:p w14:paraId="5D93DEA3" w14:textId="77777777" w:rsidR="009A537F" w:rsidRPr="00811A37" w:rsidRDefault="009A537F" w:rsidP="009A537F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Позволю, но не затягивайте, у нас много дел.</w:t>
      </w:r>
    </w:p>
    <w:p w14:paraId="0CD0F899" w14:textId="77777777" w:rsidR="009A537F" w:rsidRPr="00811A37" w:rsidRDefault="009A537F" w:rsidP="009A537F">
      <w:pPr>
        <w:pStyle w:val="aff4"/>
        <w:rPr>
          <w:sz w:val="22"/>
          <w:szCs w:val="22"/>
        </w:rPr>
      </w:pPr>
      <w:proofErr w:type="spellStart"/>
      <w:r w:rsidRPr="00811A37">
        <w:rPr>
          <w:sz w:val="22"/>
          <w:szCs w:val="22"/>
        </w:rPr>
        <w:t>Ланская</w:t>
      </w:r>
      <w:proofErr w:type="spellEnd"/>
      <w:r w:rsidRPr="00811A37">
        <w:rPr>
          <w:sz w:val="22"/>
          <w:szCs w:val="22"/>
        </w:rPr>
        <w:t xml:space="preserve"> подбегает ближе.</w:t>
      </w:r>
    </w:p>
    <w:p w14:paraId="47DDAFD7" w14:textId="77777777" w:rsidR="009A537F" w:rsidRPr="00811A37" w:rsidRDefault="009A537F" w:rsidP="009A537F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Ланская</w:t>
      </w:r>
    </w:p>
    <w:p w14:paraId="1EAFB608" w14:textId="77777777" w:rsidR="009A537F" w:rsidRPr="00811A37" w:rsidRDefault="009A537F" w:rsidP="009A537F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Витя, миленький, я думала эти черти уже тебя на части разорвали.</w:t>
      </w:r>
    </w:p>
    <w:p w14:paraId="55E70C19" w14:textId="77777777" w:rsidR="009A537F" w:rsidRPr="00811A37" w:rsidRDefault="009A537F" w:rsidP="009A537F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 xml:space="preserve">Винокуров подходит к жене, обнимает ее, нагибается к ее уху. </w:t>
      </w:r>
    </w:p>
    <w:p w14:paraId="1BC807F5" w14:textId="77777777" w:rsidR="009A537F" w:rsidRPr="00811A37" w:rsidRDefault="009A537F" w:rsidP="009A537F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Винокуров</w:t>
      </w:r>
    </w:p>
    <w:p w14:paraId="63E5F28E" w14:textId="6BEB0846" w:rsidR="009A537F" w:rsidRPr="00811A37" w:rsidRDefault="009A537F" w:rsidP="009A537F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Кира, немедленно иди домой. Всё дома.</w:t>
      </w:r>
    </w:p>
    <w:p w14:paraId="07972667" w14:textId="77777777" w:rsidR="009A537F" w:rsidRPr="00811A37" w:rsidRDefault="009A537F" w:rsidP="009A537F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Ланская</w:t>
      </w:r>
    </w:p>
    <w:p w14:paraId="4CA8F7B6" w14:textId="77777777" w:rsidR="009A537F" w:rsidRPr="00811A37" w:rsidRDefault="009A537F" w:rsidP="009A537F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 xml:space="preserve">Но как… </w:t>
      </w:r>
    </w:p>
    <w:p w14:paraId="0933E719" w14:textId="77777777" w:rsidR="009A537F" w:rsidRPr="00811A37" w:rsidRDefault="009A537F" w:rsidP="009A537F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Винокуров</w:t>
      </w:r>
    </w:p>
    <w:p w14:paraId="273565BA" w14:textId="77777777" w:rsidR="009A537F" w:rsidRPr="00811A37" w:rsidRDefault="009A537F" w:rsidP="009A537F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Вот так. Немедленно!</w:t>
      </w:r>
    </w:p>
    <w:p w14:paraId="468C5A86" w14:textId="77777777" w:rsidR="009A537F" w:rsidRPr="00811A37" w:rsidRDefault="009A537F" w:rsidP="009A537F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 xml:space="preserve">Винокуров, </w:t>
      </w:r>
      <w:proofErr w:type="spellStart"/>
      <w:r w:rsidRPr="00811A37">
        <w:rPr>
          <w:sz w:val="22"/>
          <w:szCs w:val="22"/>
        </w:rPr>
        <w:t>показно</w:t>
      </w:r>
      <w:proofErr w:type="spellEnd"/>
      <w:r w:rsidRPr="00811A37">
        <w:rPr>
          <w:sz w:val="22"/>
          <w:szCs w:val="22"/>
        </w:rPr>
        <w:t xml:space="preserve"> улыбаясь, целует </w:t>
      </w:r>
      <w:proofErr w:type="spellStart"/>
      <w:r w:rsidRPr="00811A37">
        <w:rPr>
          <w:sz w:val="22"/>
          <w:szCs w:val="22"/>
        </w:rPr>
        <w:t>Ланскую</w:t>
      </w:r>
      <w:proofErr w:type="spellEnd"/>
      <w:r w:rsidRPr="00811A37">
        <w:rPr>
          <w:sz w:val="22"/>
          <w:szCs w:val="22"/>
        </w:rPr>
        <w:t xml:space="preserve"> в щеку. Походит Марта. </w:t>
      </w:r>
    </w:p>
    <w:p w14:paraId="1179AB3D" w14:textId="77777777" w:rsidR="009A537F" w:rsidRPr="00811A37" w:rsidRDefault="009A537F" w:rsidP="009A537F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Винокуров</w:t>
      </w:r>
    </w:p>
    <w:p w14:paraId="03AAED80" w14:textId="77777777" w:rsidR="009A537F" w:rsidRPr="00811A37" w:rsidRDefault="009A537F" w:rsidP="009A537F">
      <w:pPr>
        <w:pStyle w:val="aff6"/>
        <w:rPr>
          <w:sz w:val="22"/>
          <w:szCs w:val="22"/>
        </w:rPr>
      </w:pPr>
      <w:proofErr w:type="spellStart"/>
      <w:r w:rsidRPr="00811A37">
        <w:rPr>
          <w:sz w:val="22"/>
          <w:szCs w:val="22"/>
        </w:rPr>
        <w:t>Марточка</w:t>
      </w:r>
      <w:proofErr w:type="spellEnd"/>
      <w:r w:rsidRPr="00811A37">
        <w:rPr>
          <w:sz w:val="22"/>
          <w:szCs w:val="22"/>
        </w:rPr>
        <w:t xml:space="preserve">, отведите скорее Киру Владимировну домой, она переволновалась у нас. </w:t>
      </w:r>
    </w:p>
    <w:p w14:paraId="4F65ECAA" w14:textId="4C8AAF1A" w:rsidR="009A537F" w:rsidRPr="00811A37" w:rsidRDefault="009A537F" w:rsidP="009A537F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 xml:space="preserve">Винокуров возвращается к Фон </w:t>
      </w:r>
      <w:proofErr w:type="spellStart"/>
      <w:r w:rsidRPr="00811A37">
        <w:rPr>
          <w:sz w:val="22"/>
          <w:szCs w:val="22"/>
        </w:rPr>
        <w:t>Вейхсу</w:t>
      </w:r>
      <w:proofErr w:type="spellEnd"/>
      <w:r w:rsidRPr="00811A37">
        <w:rPr>
          <w:sz w:val="22"/>
          <w:szCs w:val="22"/>
        </w:rPr>
        <w:t xml:space="preserve">. Фон </w:t>
      </w:r>
      <w:proofErr w:type="spellStart"/>
      <w:r w:rsidRPr="00811A37">
        <w:rPr>
          <w:sz w:val="22"/>
          <w:szCs w:val="22"/>
        </w:rPr>
        <w:t>Вейхс</w:t>
      </w:r>
      <w:proofErr w:type="spellEnd"/>
      <w:r w:rsidRPr="00811A37">
        <w:rPr>
          <w:sz w:val="22"/>
          <w:szCs w:val="22"/>
        </w:rPr>
        <w:t xml:space="preserve"> окидывает взглядом </w:t>
      </w:r>
      <w:proofErr w:type="spellStart"/>
      <w:r w:rsidRPr="00811A37">
        <w:rPr>
          <w:sz w:val="22"/>
          <w:szCs w:val="22"/>
        </w:rPr>
        <w:t>Ланскую</w:t>
      </w:r>
      <w:proofErr w:type="spellEnd"/>
      <w:r w:rsidRPr="00811A37">
        <w:rPr>
          <w:sz w:val="22"/>
          <w:szCs w:val="22"/>
        </w:rPr>
        <w:t xml:space="preserve">, кивает ей, и они с Винокуровым </w:t>
      </w:r>
      <w:r w:rsidR="00545E0D" w:rsidRPr="00811A37">
        <w:rPr>
          <w:sz w:val="22"/>
          <w:szCs w:val="22"/>
        </w:rPr>
        <w:t>заходят в здание комендатуры</w:t>
      </w:r>
      <w:r w:rsidRPr="00811A37">
        <w:rPr>
          <w:sz w:val="22"/>
          <w:szCs w:val="22"/>
        </w:rPr>
        <w:t xml:space="preserve">. </w:t>
      </w:r>
      <w:proofErr w:type="spellStart"/>
      <w:r w:rsidRPr="00811A37">
        <w:rPr>
          <w:sz w:val="22"/>
          <w:szCs w:val="22"/>
        </w:rPr>
        <w:t>Ланская</w:t>
      </w:r>
      <w:proofErr w:type="spellEnd"/>
      <w:r w:rsidRPr="00811A37">
        <w:rPr>
          <w:sz w:val="22"/>
          <w:szCs w:val="22"/>
        </w:rPr>
        <w:t xml:space="preserve"> смотрит вслед в замешательстве. Марта берет ее под руку.</w:t>
      </w:r>
    </w:p>
    <w:p w14:paraId="14351332" w14:textId="77777777" w:rsidR="009A537F" w:rsidRPr="00811A37" w:rsidRDefault="009A537F" w:rsidP="009A537F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Марта</w:t>
      </w:r>
    </w:p>
    <w:p w14:paraId="532E2C0C" w14:textId="77777777" w:rsidR="009A537F" w:rsidRPr="00811A37" w:rsidRDefault="009A537F" w:rsidP="009A537F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Кира Владимировна, дорогая, пойдемте, пойдемте.</w:t>
      </w:r>
    </w:p>
    <w:p w14:paraId="2D5C9BC2" w14:textId="77777777" w:rsidR="009A537F" w:rsidRPr="00811A37" w:rsidRDefault="009A537F" w:rsidP="009A537F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ЛАНСКАЯ</w:t>
      </w:r>
    </w:p>
    <w:p w14:paraId="54D01B52" w14:textId="77777777" w:rsidR="009A537F" w:rsidRPr="00811A37" w:rsidRDefault="009A537F" w:rsidP="009A537F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 xml:space="preserve">Что происходит, Марта? </w:t>
      </w:r>
    </w:p>
    <w:p w14:paraId="74749D34" w14:textId="77777777" w:rsidR="00545E0D" w:rsidRPr="00811A37" w:rsidRDefault="009A537F" w:rsidP="009A537F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 xml:space="preserve">Мимо Ланской проезжает немецкий мотоцикл, обдав подол её платья грязью. </w:t>
      </w:r>
      <w:proofErr w:type="spellStart"/>
      <w:r w:rsidRPr="00811A37">
        <w:rPr>
          <w:sz w:val="22"/>
          <w:szCs w:val="22"/>
        </w:rPr>
        <w:t>Ланская</w:t>
      </w:r>
      <w:proofErr w:type="spellEnd"/>
      <w:r w:rsidRPr="00811A37">
        <w:rPr>
          <w:sz w:val="22"/>
          <w:szCs w:val="22"/>
        </w:rPr>
        <w:t xml:space="preserve"> оскорблённо отшатывается. Марта хватает её под руку, оттаскивая в сторону. </w:t>
      </w:r>
    </w:p>
    <w:p w14:paraId="06FFC077" w14:textId="77777777" w:rsidR="00545E0D" w:rsidRPr="00811A37" w:rsidRDefault="00545E0D" w:rsidP="00545E0D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lastRenderedPageBreak/>
        <w:t>Ланская</w:t>
      </w:r>
    </w:p>
    <w:p w14:paraId="1C8755BF" w14:textId="77777777" w:rsidR="00545E0D" w:rsidRPr="00811A37" w:rsidRDefault="00545E0D" w:rsidP="00545E0D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Звери, звери бродят по нашему городу! Как мы жить-то тут будем?</w:t>
      </w:r>
    </w:p>
    <w:p w14:paraId="0EF142ED" w14:textId="77777777" w:rsidR="00545E0D" w:rsidRPr="00811A37" w:rsidRDefault="00545E0D" w:rsidP="00545E0D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Марта</w:t>
      </w:r>
    </w:p>
    <w:p w14:paraId="58A13CF6" w14:textId="77777777" w:rsidR="00545E0D" w:rsidRPr="00811A37" w:rsidRDefault="00545E0D" w:rsidP="00545E0D">
      <w:pPr>
        <w:pStyle w:val="aff5"/>
        <w:rPr>
          <w:sz w:val="22"/>
          <w:szCs w:val="22"/>
        </w:rPr>
      </w:pPr>
      <w:r w:rsidRPr="00811A37">
        <w:rPr>
          <w:sz w:val="22"/>
          <w:szCs w:val="22"/>
        </w:rPr>
        <w:t>(торопясь)</w:t>
      </w:r>
    </w:p>
    <w:p w14:paraId="3CAC926B" w14:textId="36D3B6FF" w:rsidR="00545E0D" w:rsidRPr="00811A37" w:rsidRDefault="00545E0D" w:rsidP="00545E0D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 xml:space="preserve">Ну что, немец? </w:t>
      </w:r>
      <w:r w:rsidR="00B91197" w:rsidRPr="00811A37">
        <w:rPr>
          <w:sz w:val="22"/>
          <w:szCs w:val="22"/>
        </w:rPr>
        <w:t xml:space="preserve">В </w:t>
      </w:r>
      <w:proofErr w:type="spellStart"/>
      <w:r w:rsidR="00B91197" w:rsidRPr="00811A37">
        <w:rPr>
          <w:sz w:val="22"/>
          <w:szCs w:val="22"/>
        </w:rPr>
        <w:t>четырнадцом</w:t>
      </w:r>
      <w:proofErr w:type="spellEnd"/>
      <w:r w:rsidR="00B91197" w:rsidRPr="00811A37">
        <w:rPr>
          <w:sz w:val="22"/>
          <w:szCs w:val="22"/>
        </w:rPr>
        <w:t xml:space="preserve"> году мы прекрасно при них жили в Гродно. Так что, к</w:t>
      </w:r>
      <w:r w:rsidRPr="00811A37">
        <w:rPr>
          <w:sz w:val="22"/>
          <w:szCs w:val="22"/>
        </w:rPr>
        <w:t xml:space="preserve">ак-нибудь </w:t>
      </w:r>
      <w:r w:rsidR="00B91197" w:rsidRPr="00811A37">
        <w:rPr>
          <w:sz w:val="22"/>
          <w:szCs w:val="22"/>
        </w:rPr>
        <w:t>справимся</w:t>
      </w:r>
      <w:r w:rsidRPr="00811A37">
        <w:rPr>
          <w:sz w:val="22"/>
          <w:szCs w:val="22"/>
        </w:rPr>
        <w:t>, пойдёмте, пойдёмте скорее.</w:t>
      </w:r>
    </w:p>
    <w:p w14:paraId="1F671200" w14:textId="62D7C246" w:rsidR="00545E0D" w:rsidRPr="00811A37" w:rsidRDefault="00545E0D" w:rsidP="009A537F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>Марта тащит Киру в переулок, мимо ведут колонну пленных в госпитале солдат во главе с Морозовым. Один солдат предпринимает попытку бежать, но тут же получает очередь в спину. Марта, закрыв Ланской уши, быстро её уводит.</w:t>
      </w:r>
    </w:p>
    <w:p w14:paraId="57B29874" w14:textId="16976C9B" w:rsidR="009A537F" w:rsidRPr="00811A37" w:rsidRDefault="009A537F" w:rsidP="009A537F">
      <w:pPr>
        <w:pStyle w:val="aff2"/>
        <w:rPr>
          <w:sz w:val="22"/>
          <w:szCs w:val="22"/>
        </w:rPr>
      </w:pPr>
      <w:r w:rsidRPr="00811A37">
        <w:rPr>
          <w:sz w:val="22"/>
          <w:szCs w:val="22"/>
        </w:rPr>
        <w:t>1-22. ИНТ.ШКОЛА №</w:t>
      </w:r>
      <w:proofErr w:type="gramStart"/>
      <w:r w:rsidRPr="00811A37">
        <w:rPr>
          <w:sz w:val="22"/>
          <w:szCs w:val="22"/>
        </w:rPr>
        <w:t>6.</w:t>
      </w:r>
      <w:r w:rsidR="00545E0D" w:rsidRPr="00811A37">
        <w:rPr>
          <w:sz w:val="22"/>
          <w:szCs w:val="22"/>
        </w:rPr>
        <w:t>ЛЕСТНИЦА</w:t>
      </w:r>
      <w:r w:rsidRPr="00811A37">
        <w:rPr>
          <w:sz w:val="22"/>
          <w:szCs w:val="22"/>
        </w:rPr>
        <w:t>.ДЕНЬ</w:t>
      </w:r>
      <w:proofErr w:type="gramEnd"/>
    </w:p>
    <w:p w14:paraId="798F8044" w14:textId="48B138A5" w:rsidR="009A537F" w:rsidRPr="00811A37" w:rsidRDefault="00545E0D" w:rsidP="009A537F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>Вера поднимается по лестнице.</w:t>
      </w:r>
      <w:r w:rsidR="0055605B" w:rsidRPr="00811A37">
        <w:rPr>
          <w:sz w:val="22"/>
          <w:szCs w:val="22"/>
        </w:rPr>
        <w:t xml:space="preserve"> </w:t>
      </w:r>
      <w:r w:rsidR="009A537F" w:rsidRPr="00811A37">
        <w:rPr>
          <w:sz w:val="22"/>
          <w:szCs w:val="22"/>
        </w:rPr>
        <w:t xml:space="preserve">Услышав шаги </w:t>
      </w:r>
      <w:r w:rsidRPr="00811A37">
        <w:rPr>
          <w:sz w:val="22"/>
          <w:szCs w:val="22"/>
        </w:rPr>
        <w:t xml:space="preserve">- </w:t>
      </w:r>
      <w:r w:rsidR="009A537F" w:rsidRPr="00811A37">
        <w:rPr>
          <w:sz w:val="22"/>
          <w:szCs w:val="22"/>
        </w:rPr>
        <w:t>высыпают пациенты. Сквозь них пробирается Домка. Помедлив секунду, он со всех ног бросается к матери. Вера обнимает сына, уткнувшись в его макушку. Пациенты молчат, глядя на них.</w:t>
      </w:r>
    </w:p>
    <w:p w14:paraId="1138A0A6" w14:textId="77777777" w:rsidR="009A537F" w:rsidRPr="00811A37" w:rsidRDefault="009A537F" w:rsidP="009A537F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КОЧКИН</w:t>
      </w:r>
    </w:p>
    <w:p w14:paraId="4477C204" w14:textId="0A9B262C" w:rsidR="009A537F" w:rsidRPr="00811A37" w:rsidRDefault="009A537F" w:rsidP="009A537F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Ну что, фрау д</w:t>
      </w:r>
      <w:r w:rsidR="00545E0D" w:rsidRPr="00811A37">
        <w:rPr>
          <w:sz w:val="22"/>
          <w:szCs w:val="22"/>
        </w:rPr>
        <w:t>о</w:t>
      </w:r>
      <w:r w:rsidRPr="00811A37">
        <w:rPr>
          <w:sz w:val="22"/>
          <w:szCs w:val="22"/>
        </w:rPr>
        <w:t xml:space="preserve">кторка, как с немцем </w:t>
      </w:r>
      <w:r w:rsidR="00702941" w:rsidRPr="00811A37">
        <w:rPr>
          <w:sz w:val="22"/>
          <w:szCs w:val="22"/>
        </w:rPr>
        <w:t>погуляла</w:t>
      </w:r>
      <w:r w:rsidRPr="00811A37">
        <w:rPr>
          <w:sz w:val="22"/>
          <w:szCs w:val="22"/>
        </w:rPr>
        <w:t>?</w:t>
      </w:r>
    </w:p>
    <w:p w14:paraId="415AF8C2" w14:textId="77777777" w:rsidR="009A537F" w:rsidRPr="00811A37" w:rsidRDefault="009A537F" w:rsidP="009A537F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>Вера отрывается от сына, смотрит на Кочкина и не отвечает.</w:t>
      </w:r>
    </w:p>
    <w:p w14:paraId="5A05F421" w14:textId="77777777" w:rsidR="009A537F" w:rsidRPr="00811A37" w:rsidRDefault="009A537F" w:rsidP="009A537F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ВЕРА</w:t>
      </w:r>
    </w:p>
    <w:p w14:paraId="31738509" w14:textId="5E664D14" w:rsidR="009A537F" w:rsidRPr="00811A37" w:rsidRDefault="009A537F" w:rsidP="009A537F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 xml:space="preserve">Тётя Феня, соберите всех в </w:t>
      </w:r>
      <w:r w:rsidR="00545E0D" w:rsidRPr="00811A37">
        <w:rPr>
          <w:sz w:val="22"/>
          <w:szCs w:val="22"/>
        </w:rPr>
        <w:t>зале</w:t>
      </w:r>
      <w:r w:rsidRPr="00811A37">
        <w:rPr>
          <w:sz w:val="22"/>
          <w:szCs w:val="22"/>
        </w:rPr>
        <w:t>.</w:t>
      </w:r>
    </w:p>
    <w:p w14:paraId="37C36517" w14:textId="77777777" w:rsidR="009A537F" w:rsidRPr="00811A37" w:rsidRDefault="009A537F" w:rsidP="009A537F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КОЧКИН</w:t>
      </w:r>
    </w:p>
    <w:p w14:paraId="5E09ED62" w14:textId="77777777" w:rsidR="009A537F" w:rsidRPr="00811A37" w:rsidRDefault="009A537F" w:rsidP="009A537F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Ишь как заговорила. А Морозова к стенке поставили или в плен взяли? Ты б хоть поинтересовалась.</w:t>
      </w:r>
    </w:p>
    <w:p w14:paraId="09DEFC35" w14:textId="7E81931A" w:rsidR="009A537F" w:rsidRPr="00811A37" w:rsidRDefault="0055605B" w:rsidP="009A537F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ТЁТЯ ФЕНЯ</w:t>
      </w:r>
    </w:p>
    <w:p w14:paraId="4A7E22CB" w14:textId="77777777" w:rsidR="009A537F" w:rsidRPr="00811A37" w:rsidRDefault="009A537F" w:rsidP="009A537F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Что ж ты как баба-то! А что ей делать было? Она, между прочим, шкуру твою спасла. Лучше б они тебя забрали, Кочкин.</w:t>
      </w:r>
    </w:p>
    <w:p w14:paraId="64099FA8" w14:textId="3E1EF8C6" w:rsidR="009A537F" w:rsidRPr="00811A37" w:rsidRDefault="0055605B" w:rsidP="009A537F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 xml:space="preserve">Люди начинают ругаться между собой. </w:t>
      </w:r>
      <w:r w:rsidR="009A537F" w:rsidRPr="00811A37">
        <w:rPr>
          <w:sz w:val="22"/>
          <w:szCs w:val="22"/>
        </w:rPr>
        <w:t xml:space="preserve">Брань женских и мужских голосов раздаётся эхом. Вера молча </w:t>
      </w:r>
      <w:r w:rsidR="00545E0D" w:rsidRPr="00811A37">
        <w:rPr>
          <w:sz w:val="22"/>
          <w:szCs w:val="22"/>
        </w:rPr>
        <w:t>поднимается</w:t>
      </w:r>
      <w:r w:rsidR="00702941" w:rsidRPr="00811A37">
        <w:rPr>
          <w:sz w:val="22"/>
          <w:szCs w:val="22"/>
        </w:rPr>
        <w:t xml:space="preserve"> </w:t>
      </w:r>
      <w:r w:rsidR="00545E0D" w:rsidRPr="00811A37">
        <w:rPr>
          <w:sz w:val="22"/>
          <w:szCs w:val="22"/>
        </w:rPr>
        <w:t>за руку с сыном и скрывается в ординаторской.</w:t>
      </w:r>
    </w:p>
    <w:p w14:paraId="6635C198" w14:textId="204F3329" w:rsidR="0055605B" w:rsidRPr="00811A37" w:rsidRDefault="0055605B" w:rsidP="0055605B">
      <w:pPr>
        <w:pStyle w:val="aff2"/>
        <w:rPr>
          <w:sz w:val="22"/>
          <w:szCs w:val="22"/>
        </w:rPr>
      </w:pPr>
      <w:r w:rsidRPr="00811A37">
        <w:rPr>
          <w:sz w:val="22"/>
          <w:szCs w:val="22"/>
        </w:rPr>
        <w:t>1-23. ИНТ. ШКОЛА. ОРДИНАТОРСКАЯ. ДЕНЬ.</w:t>
      </w:r>
    </w:p>
    <w:p w14:paraId="3750DC1B" w14:textId="453A9454" w:rsidR="0055605B" w:rsidRPr="00811A37" w:rsidRDefault="0055605B" w:rsidP="0055605B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 xml:space="preserve">Вера с </w:t>
      </w:r>
      <w:proofErr w:type="spellStart"/>
      <w:r w:rsidRPr="00811A37">
        <w:rPr>
          <w:sz w:val="22"/>
          <w:szCs w:val="22"/>
        </w:rPr>
        <w:t>Домкой</w:t>
      </w:r>
      <w:proofErr w:type="spellEnd"/>
      <w:r w:rsidRPr="00811A37">
        <w:rPr>
          <w:sz w:val="22"/>
          <w:szCs w:val="22"/>
        </w:rPr>
        <w:t xml:space="preserve"> заходят в кабинет. Вера снимает пальто.</w:t>
      </w:r>
    </w:p>
    <w:p w14:paraId="3418C343" w14:textId="77777777" w:rsidR="0055605B" w:rsidRPr="00811A37" w:rsidRDefault="0055605B" w:rsidP="0055605B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ВЕРА</w:t>
      </w:r>
    </w:p>
    <w:p w14:paraId="3507B7CF" w14:textId="77777777" w:rsidR="0055605B" w:rsidRPr="00811A37" w:rsidRDefault="0055605B" w:rsidP="0055605B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Посиди, сынок.</w:t>
      </w:r>
    </w:p>
    <w:p w14:paraId="04234B35" w14:textId="3FA7BF54" w:rsidR="0055605B" w:rsidRPr="00811A37" w:rsidRDefault="0055605B" w:rsidP="0055605B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 xml:space="preserve">Домка усаживается на тахту, которая служит им спальным местом и наблюдает за Верой. Вера поправляет волосы перед зеркалом. Зачерпнув из кувшина </w:t>
      </w:r>
      <w:proofErr w:type="gramStart"/>
      <w:r w:rsidRPr="00811A37">
        <w:rPr>
          <w:sz w:val="22"/>
          <w:szCs w:val="22"/>
        </w:rPr>
        <w:t>воду</w:t>
      </w:r>
      <w:proofErr w:type="gramEnd"/>
      <w:r w:rsidRPr="00811A37">
        <w:rPr>
          <w:sz w:val="22"/>
          <w:szCs w:val="22"/>
        </w:rPr>
        <w:t xml:space="preserve"> умывает лицо. Где-то на улице раздаётся взрыв, но Вера никак не реагирует на него. Молча вытирает лицо полотенцем.</w:t>
      </w:r>
    </w:p>
    <w:p w14:paraId="5908DCE9" w14:textId="77777777" w:rsidR="0055605B" w:rsidRPr="00811A37" w:rsidRDefault="0055605B" w:rsidP="0055605B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lastRenderedPageBreak/>
        <w:t>ДОМКА</w:t>
      </w:r>
    </w:p>
    <w:p w14:paraId="440FBA60" w14:textId="77777777" w:rsidR="0055605B" w:rsidRPr="00811A37" w:rsidRDefault="0055605B" w:rsidP="0055605B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Мам. Я не хочу быть предателем. Что я папке скажу, когда он вернётся?</w:t>
      </w:r>
    </w:p>
    <w:p w14:paraId="2A6DC5A6" w14:textId="77777777" w:rsidR="0055605B" w:rsidRPr="00811A37" w:rsidRDefault="0055605B" w:rsidP="0055605B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ВЕРА</w:t>
      </w:r>
    </w:p>
    <w:p w14:paraId="504443CD" w14:textId="77777777" w:rsidR="0055605B" w:rsidRPr="00811A37" w:rsidRDefault="0055605B" w:rsidP="0055605B">
      <w:pPr>
        <w:pStyle w:val="aff5"/>
        <w:rPr>
          <w:sz w:val="22"/>
          <w:szCs w:val="22"/>
        </w:rPr>
      </w:pPr>
      <w:r w:rsidRPr="00811A37">
        <w:rPr>
          <w:sz w:val="22"/>
          <w:szCs w:val="22"/>
        </w:rPr>
        <w:t>(глянув на сына через зеркало)</w:t>
      </w:r>
    </w:p>
    <w:p w14:paraId="65E9E8C9" w14:textId="77777777" w:rsidR="0055605B" w:rsidRPr="00811A37" w:rsidRDefault="0055605B" w:rsidP="0055605B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Папа всё поймёт, сынок.</w:t>
      </w:r>
    </w:p>
    <w:p w14:paraId="599454A3" w14:textId="77777777" w:rsidR="0055605B" w:rsidRPr="00811A37" w:rsidRDefault="0055605B" w:rsidP="0055605B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>Домка подбегает к матери и обнимает её сзади.</w:t>
      </w:r>
    </w:p>
    <w:p w14:paraId="2A7FE774" w14:textId="77777777" w:rsidR="0055605B" w:rsidRPr="00811A37" w:rsidRDefault="0055605B" w:rsidP="0055605B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ДОМКА</w:t>
      </w:r>
    </w:p>
    <w:p w14:paraId="07DF18BF" w14:textId="2163BEFA" w:rsidR="0055605B" w:rsidRPr="00811A37" w:rsidRDefault="0055605B" w:rsidP="0055605B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Мам, ты не бойся. Мне вот совсем-совсем не страшно. А тебе?</w:t>
      </w:r>
    </w:p>
    <w:p w14:paraId="14C5156E" w14:textId="77777777" w:rsidR="0055605B" w:rsidRPr="00811A37" w:rsidRDefault="0055605B" w:rsidP="0055605B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ВЕРА</w:t>
      </w:r>
    </w:p>
    <w:p w14:paraId="67D3DFB8" w14:textId="77777777" w:rsidR="0055605B" w:rsidRPr="00811A37" w:rsidRDefault="0055605B" w:rsidP="0055605B">
      <w:pPr>
        <w:pStyle w:val="aff5"/>
        <w:rPr>
          <w:sz w:val="22"/>
          <w:szCs w:val="22"/>
        </w:rPr>
      </w:pPr>
      <w:r w:rsidRPr="00811A37">
        <w:rPr>
          <w:sz w:val="22"/>
          <w:szCs w:val="22"/>
        </w:rPr>
        <w:t>(силится улыбнуться)</w:t>
      </w:r>
    </w:p>
    <w:p w14:paraId="463A8FFA" w14:textId="77777777" w:rsidR="0055605B" w:rsidRPr="00811A37" w:rsidRDefault="0055605B" w:rsidP="0055605B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Чуть-чуть.</w:t>
      </w:r>
    </w:p>
    <w:p w14:paraId="4FB24682" w14:textId="77777777" w:rsidR="0055605B" w:rsidRPr="00811A37" w:rsidRDefault="0055605B" w:rsidP="0055605B">
      <w:pPr>
        <w:pStyle w:val="aff5"/>
        <w:rPr>
          <w:sz w:val="22"/>
          <w:szCs w:val="22"/>
        </w:rPr>
      </w:pPr>
      <w:r w:rsidRPr="00811A37">
        <w:rPr>
          <w:sz w:val="22"/>
          <w:szCs w:val="22"/>
        </w:rPr>
        <w:t>(собравшись)</w:t>
      </w:r>
    </w:p>
    <w:p w14:paraId="0547B728" w14:textId="77777777" w:rsidR="0055605B" w:rsidRPr="00811A37" w:rsidRDefault="0055605B" w:rsidP="0055605B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Подожди меня здесь, хорошо?</w:t>
      </w:r>
    </w:p>
    <w:p w14:paraId="05D537DD" w14:textId="5B380F6E" w:rsidR="0055605B" w:rsidRPr="00811A37" w:rsidRDefault="0055605B" w:rsidP="0055605B">
      <w:pPr>
        <w:pStyle w:val="aff2"/>
        <w:rPr>
          <w:sz w:val="22"/>
          <w:szCs w:val="22"/>
        </w:rPr>
      </w:pPr>
      <w:r w:rsidRPr="00811A37">
        <w:rPr>
          <w:sz w:val="22"/>
          <w:szCs w:val="22"/>
        </w:rPr>
        <w:t>1-24. ИНТ. ШКОЛА №</w:t>
      </w:r>
      <w:proofErr w:type="gramStart"/>
      <w:r w:rsidRPr="00811A37">
        <w:rPr>
          <w:sz w:val="22"/>
          <w:szCs w:val="22"/>
        </w:rPr>
        <w:t>6.СПОРТЗАЛ.день</w:t>
      </w:r>
      <w:proofErr w:type="gramEnd"/>
      <w:r w:rsidRPr="00811A37">
        <w:rPr>
          <w:sz w:val="22"/>
          <w:szCs w:val="22"/>
        </w:rPr>
        <w:t>.</w:t>
      </w:r>
    </w:p>
    <w:p w14:paraId="5FCCD573" w14:textId="11D3EAF2" w:rsidR="0055605B" w:rsidRPr="00811A37" w:rsidRDefault="0055605B" w:rsidP="0055605B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>Стоя под портретом Сталина, Вера нервно мусолит в руке ириску и рассказывает всем собравшимся новые условия жизни.</w:t>
      </w:r>
    </w:p>
    <w:p w14:paraId="50259782" w14:textId="77777777" w:rsidR="0055605B" w:rsidRPr="00811A37" w:rsidRDefault="0055605B" w:rsidP="0055605B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Вера</w:t>
      </w:r>
    </w:p>
    <w:p w14:paraId="4D32444C" w14:textId="77777777" w:rsidR="0055605B" w:rsidRPr="00811A37" w:rsidRDefault="0055605B" w:rsidP="0055605B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 xml:space="preserve">Товарищи. Наша больница продолжит работать. Мы будем обслуживать только гражданское население. </w:t>
      </w:r>
    </w:p>
    <w:p w14:paraId="1C72EAEF" w14:textId="77777777" w:rsidR="0055605B" w:rsidRPr="00811A37" w:rsidRDefault="0055605B" w:rsidP="0055605B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 xml:space="preserve">В зале молчание. </w:t>
      </w:r>
    </w:p>
    <w:p w14:paraId="7FAB85B2" w14:textId="77777777" w:rsidR="0055605B" w:rsidRPr="00811A37" w:rsidRDefault="0055605B" w:rsidP="0055605B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ВЕРА</w:t>
      </w:r>
    </w:p>
    <w:p w14:paraId="72350AAD" w14:textId="77777777" w:rsidR="0055605B" w:rsidRPr="00811A37" w:rsidRDefault="0055605B" w:rsidP="0055605B">
      <w:pPr>
        <w:pStyle w:val="aff5"/>
        <w:rPr>
          <w:sz w:val="22"/>
          <w:szCs w:val="22"/>
        </w:rPr>
      </w:pPr>
      <w:r w:rsidRPr="00811A37">
        <w:rPr>
          <w:sz w:val="22"/>
          <w:szCs w:val="22"/>
        </w:rPr>
        <w:t>(продолжает)</w:t>
      </w:r>
    </w:p>
    <w:p w14:paraId="77E78934" w14:textId="77777777" w:rsidR="0055605B" w:rsidRPr="00811A37" w:rsidRDefault="0055605B" w:rsidP="0055605B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…В больнице должны остаться только пациенты. Родственники, и те, кто оказались здесь случайно – вам необходимо разойтись по домам.</w:t>
      </w:r>
    </w:p>
    <w:p w14:paraId="08878190" w14:textId="77777777" w:rsidR="0055605B" w:rsidRPr="00811A37" w:rsidRDefault="0055605B" w:rsidP="0055605B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 xml:space="preserve">В зале недовольный гул. </w:t>
      </w:r>
    </w:p>
    <w:p w14:paraId="5182138E" w14:textId="77777777" w:rsidR="0055605B" w:rsidRPr="00811A37" w:rsidRDefault="0055605B" w:rsidP="0055605B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ВЕРА</w:t>
      </w:r>
    </w:p>
    <w:p w14:paraId="063508CE" w14:textId="77777777" w:rsidR="0055605B" w:rsidRPr="00811A37" w:rsidRDefault="0055605B" w:rsidP="0055605B">
      <w:pPr>
        <w:pStyle w:val="aff5"/>
        <w:rPr>
          <w:sz w:val="22"/>
          <w:szCs w:val="22"/>
        </w:rPr>
      </w:pPr>
      <w:r w:rsidRPr="00811A37">
        <w:rPr>
          <w:sz w:val="22"/>
          <w:szCs w:val="22"/>
        </w:rPr>
        <w:t>(говорит громче)</w:t>
      </w:r>
    </w:p>
    <w:p w14:paraId="231DD912" w14:textId="6CBC5A21" w:rsidR="0055605B" w:rsidRPr="00811A37" w:rsidRDefault="0055605B" w:rsidP="0055605B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Это не моя прихоть! Подумайте о том, что сюда будут обращаться наши сограждане, которым</w:t>
      </w:r>
      <w:r w:rsidR="00702941" w:rsidRPr="00811A37">
        <w:rPr>
          <w:sz w:val="22"/>
          <w:szCs w:val="22"/>
        </w:rPr>
        <w:t xml:space="preserve">, </w:t>
      </w:r>
      <w:r w:rsidRPr="00811A37">
        <w:rPr>
          <w:sz w:val="22"/>
          <w:szCs w:val="22"/>
        </w:rPr>
        <w:t>действительно</w:t>
      </w:r>
      <w:r w:rsidR="00702941" w:rsidRPr="00811A37">
        <w:rPr>
          <w:sz w:val="22"/>
          <w:szCs w:val="22"/>
        </w:rPr>
        <w:t>,</w:t>
      </w:r>
      <w:r w:rsidRPr="00811A37">
        <w:rPr>
          <w:sz w:val="22"/>
          <w:szCs w:val="22"/>
        </w:rPr>
        <w:t xml:space="preserve"> нужна медицинская помощь! Я… мне кажется, немцы не тронут нас, если мы будем жить тихо, заниматься своим делом и не лезть на рожон.</w:t>
      </w:r>
    </w:p>
    <w:p w14:paraId="06961A3A" w14:textId="5429801F" w:rsidR="0055605B" w:rsidRPr="00811A37" w:rsidRDefault="0055605B" w:rsidP="0055605B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 xml:space="preserve">Мне все это не больше вашего нравится. Но чтобы выжить, нам нельзя их провоцировать. Я уверенна, что они здесь </w:t>
      </w:r>
      <w:proofErr w:type="gramStart"/>
      <w:r w:rsidRPr="00811A37">
        <w:rPr>
          <w:sz w:val="22"/>
          <w:szCs w:val="22"/>
        </w:rPr>
        <w:t>не надолго</w:t>
      </w:r>
      <w:proofErr w:type="gramEnd"/>
      <w:r w:rsidRPr="00811A37">
        <w:rPr>
          <w:sz w:val="22"/>
          <w:szCs w:val="22"/>
        </w:rPr>
        <w:t xml:space="preserve">. Наши придут совсем скоро, главное, чтобы им было кого спасать.      Тётя Феня, найдите тех, </w:t>
      </w:r>
      <w:r w:rsidRPr="00811A37">
        <w:rPr>
          <w:sz w:val="22"/>
          <w:szCs w:val="22"/>
        </w:rPr>
        <w:lastRenderedPageBreak/>
        <w:t>кто покрепче, надо снять с козырька флаг и убрать портрет …</w:t>
      </w:r>
    </w:p>
    <w:p w14:paraId="4778C8C2" w14:textId="77777777" w:rsidR="0055605B" w:rsidRPr="00811A37" w:rsidRDefault="0055605B" w:rsidP="0055605B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>По залу прокатывается сильнейшая волна возмущения.</w:t>
      </w:r>
    </w:p>
    <w:p w14:paraId="7FBAA253" w14:textId="77777777" w:rsidR="0055605B" w:rsidRPr="00811A37" w:rsidRDefault="0055605B" w:rsidP="0055605B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КОЧКИН</w:t>
      </w:r>
    </w:p>
    <w:p w14:paraId="35F240EA" w14:textId="77777777" w:rsidR="0055605B" w:rsidRPr="00811A37" w:rsidRDefault="0055605B" w:rsidP="0055605B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Да ты в своём уме, докторша?</w:t>
      </w:r>
    </w:p>
    <w:p w14:paraId="29B1271A" w14:textId="77777777" w:rsidR="0055605B" w:rsidRPr="00811A37" w:rsidRDefault="0055605B" w:rsidP="0055605B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ВЕРА</w:t>
      </w:r>
    </w:p>
    <w:p w14:paraId="0C35DEF9" w14:textId="77777777" w:rsidR="0055605B" w:rsidRPr="00811A37" w:rsidRDefault="0055605B" w:rsidP="0055605B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 xml:space="preserve">Кочкин, мне нечего вам сказать. Я могу вас выписать, но идти вам некуда, насколько я понимаю. Вы же к нам с фронта попали? </w:t>
      </w:r>
    </w:p>
    <w:p w14:paraId="09B7B7B9" w14:textId="77777777" w:rsidR="0055605B" w:rsidRPr="00811A37" w:rsidRDefault="0055605B" w:rsidP="0055605B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КОЧКИН</w:t>
      </w:r>
    </w:p>
    <w:p w14:paraId="680FEFB3" w14:textId="77777777" w:rsidR="0055605B" w:rsidRPr="00811A37" w:rsidRDefault="0055605B" w:rsidP="0055605B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Угрожать мне вздумала?</w:t>
      </w:r>
    </w:p>
    <w:p w14:paraId="466B8868" w14:textId="77777777" w:rsidR="0055605B" w:rsidRPr="00811A37" w:rsidRDefault="0055605B" w:rsidP="0055605B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 xml:space="preserve">Вера не успевает ответить, в зал вбегает Мирра </w:t>
      </w:r>
      <w:proofErr w:type="spellStart"/>
      <w:r w:rsidRPr="00811A37">
        <w:rPr>
          <w:sz w:val="22"/>
          <w:szCs w:val="22"/>
        </w:rPr>
        <w:t>Блитштейн</w:t>
      </w:r>
      <w:proofErr w:type="spellEnd"/>
      <w:r w:rsidRPr="00811A37">
        <w:rPr>
          <w:sz w:val="22"/>
          <w:szCs w:val="22"/>
        </w:rPr>
        <w:t xml:space="preserve"> с Раечкой на руках. </w:t>
      </w:r>
    </w:p>
    <w:p w14:paraId="265CEA94" w14:textId="77777777" w:rsidR="0055605B" w:rsidRPr="00811A37" w:rsidRDefault="0055605B" w:rsidP="0055605B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МИРРА</w:t>
      </w:r>
    </w:p>
    <w:p w14:paraId="559FFFB7" w14:textId="77777777" w:rsidR="0055605B" w:rsidRPr="00811A37" w:rsidRDefault="0055605B" w:rsidP="0055605B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Помогите! Кто-нибудь помогите!</w:t>
      </w:r>
    </w:p>
    <w:p w14:paraId="7621E20C" w14:textId="243BB26B" w:rsidR="0055605B" w:rsidRPr="00811A37" w:rsidRDefault="0055605B" w:rsidP="0055605B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 xml:space="preserve">Раечка </w:t>
      </w:r>
      <w:r w:rsidR="00702941" w:rsidRPr="00811A37">
        <w:rPr>
          <w:sz w:val="22"/>
          <w:szCs w:val="22"/>
        </w:rPr>
        <w:t>почти не дышит, хватает воздух ртом – синюшная, глаза широко раскрыты</w:t>
      </w:r>
      <w:r w:rsidRPr="00811A37">
        <w:rPr>
          <w:sz w:val="22"/>
          <w:szCs w:val="22"/>
        </w:rPr>
        <w:t>. Сорвавшись с места, Вера бежит на встречу Мирре.</w:t>
      </w:r>
    </w:p>
    <w:p w14:paraId="0CE9ED02" w14:textId="77777777" w:rsidR="0055605B" w:rsidRPr="00811A37" w:rsidRDefault="0055605B" w:rsidP="0055605B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Вера</w:t>
      </w:r>
    </w:p>
    <w:p w14:paraId="053628F1" w14:textId="77777777" w:rsidR="0055605B" w:rsidRPr="00811A37" w:rsidRDefault="0055605B" w:rsidP="0055605B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Быстро, в операционную.</w:t>
      </w:r>
    </w:p>
    <w:p w14:paraId="09CD5668" w14:textId="77777777" w:rsidR="0055605B" w:rsidRPr="00811A37" w:rsidRDefault="0055605B" w:rsidP="0055605B">
      <w:pPr>
        <w:pStyle w:val="aff5"/>
        <w:rPr>
          <w:sz w:val="22"/>
          <w:szCs w:val="22"/>
        </w:rPr>
      </w:pPr>
      <w:r w:rsidRPr="00811A37">
        <w:rPr>
          <w:sz w:val="22"/>
          <w:szCs w:val="22"/>
        </w:rPr>
        <w:t>(убегая)</w:t>
      </w:r>
    </w:p>
    <w:p w14:paraId="257897BE" w14:textId="77777777" w:rsidR="0055605B" w:rsidRPr="00811A37" w:rsidRDefault="0055605B" w:rsidP="0055605B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Расходитесь по палатам. Тётя Феня, скорее.</w:t>
      </w:r>
    </w:p>
    <w:p w14:paraId="652E6FC3" w14:textId="1DE3C40A" w:rsidR="0055605B" w:rsidRPr="00811A37" w:rsidRDefault="0055605B" w:rsidP="0055605B">
      <w:pPr>
        <w:pStyle w:val="aff2"/>
        <w:rPr>
          <w:sz w:val="22"/>
          <w:szCs w:val="22"/>
        </w:rPr>
      </w:pPr>
      <w:r w:rsidRPr="00811A37">
        <w:rPr>
          <w:sz w:val="22"/>
          <w:szCs w:val="22"/>
        </w:rPr>
        <w:t>1-25. ИНТ.ШКОЛА №</w:t>
      </w:r>
      <w:proofErr w:type="gramStart"/>
      <w:r w:rsidRPr="00811A37">
        <w:rPr>
          <w:sz w:val="22"/>
          <w:szCs w:val="22"/>
        </w:rPr>
        <w:t>6.ОПЕРАЦИОННАЯ.день</w:t>
      </w:r>
      <w:proofErr w:type="gramEnd"/>
    </w:p>
    <w:p w14:paraId="418266CE" w14:textId="7FECA179" w:rsidR="0055605B" w:rsidRPr="00811A37" w:rsidRDefault="0055605B" w:rsidP="0055605B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>Раечку усаживают на ст</w:t>
      </w:r>
      <w:r w:rsidR="00702941" w:rsidRPr="00811A37">
        <w:rPr>
          <w:sz w:val="22"/>
          <w:szCs w:val="22"/>
        </w:rPr>
        <w:t>у</w:t>
      </w:r>
      <w:r w:rsidRPr="00811A37">
        <w:rPr>
          <w:sz w:val="22"/>
          <w:szCs w:val="22"/>
        </w:rPr>
        <w:t>л</w:t>
      </w:r>
      <w:r w:rsidR="00702941" w:rsidRPr="00811A37">
        <w:rPr>
          <w:sz w:val="22"/>
          <w:szCs w:val="22"/>
        </w:rPr>
        <w:t>: руки на стол, корпус тела под углом.</w:t>
      </w:r>
      <w:r w:rsidRPr="00811A37">
        <w:rPr>
          <w:sz w:val="22"/>
          <w:szCs w:val="22"/>
        </w:rPr>
        <w:t xml:space="preserve"> Мирра плачет. </w:t>
      </w:r>
    </w:p>
    <w:p w14:paraId="42AEB3F1" w14:textId="77777777" w:rsidR="0055605B" w:rsidRPr="00811A37" w:rsidRDefault="0055605B" w:rsidP="0055605B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ВЕРА</w:t>
      </w:r>
    </w:p>
    <w:p w14:paraId="433A0CDA" w14:textId="77777777" w:rsidR="0055605B" w:rsidRPr="00811A37" w:rsidRDefault="0055605B" w:rsidP="0055605B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Борис, держите. Тётя Феня, ноги в тёплую воду.</w:t>
      </w:r>
    </w:p>
    <w:p w14:paraId="250BDB0B" w14:textId="77777777" w:rsidR="0055605B" w:rsidRPr="00811A37" w:rsidRDefault="0055605B" w:rsidP="0055605B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>Таз, кипяток, рука Тёти Фени проверяет температуру, детские ножки опускают в таз.</w:t>
      </w:r>
    </w:p>
    <w:p w14:paraId="52DEF249" w14:textId="77777777" w:rsidR="0055605B" w:rsidRPr="00811A37" w:rsidRDefault="0055605B" w:rsidP="0055605B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ВЕРА</w:t>
      </w:r>
    </w:p>
    <w:p w14:paraId="4E01CAB0" w14:textId="77777777" w:rsidR="0055605B" w:rsidRPr="00811A37" w:rsidRDefault="0055605B" w:rsidP="0055605B">
      <w:pPr>
        <w:pStyle w:val="aff5"/>
        <w:rPr>
          <w:sz w:val="22"/>
          <w:szCs w:val="22"/>
        </w:rPr>
      </w:pPr>
      <w:r w:rsidRPr="00811A37">
        <w:rPr>
          <w:sz w:val="22"/>
          <w:szCs w:val="22"/>
        </w:rPr>
        <w:t>(успокаивает то ли себя, то ли Раечку)</w:t>
      </w:r>
    </w:p>
    <w:p w14:paraId="35C9988E" w14:textId="77777777" w:rsidR="0055605B" w:rsidRPr="00811A37" w:rsidRDefault="0055605B" w:rsidP="0055605B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Тихо, Раечка, спокойно. Сейчас… Сейчас мы как-нибудь это сделаем.</w:t>
      </w:r>
    </w:p>
    <w:p w14:paraId="100445C5" w14:textId="1E28DF24" w:rsidR="0055605B" w:rsidRPr="00811A37" w:rsidRDefault="00702941" w:rsidP="0055605B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 xml:space="preserve">Борис придерживает дочь. </w:t>
      </w:r>
      <w:r w:rsidR="0055605B" w:rsidRPr="00811A37">
        <w:rPr>
          <w:sz w:val="22"/>
          <w:szCs w:val="22"/>
        </w:rPr>
        <w:t xml:space="preserve">Вера считает рёбра </w:t>
      </w:r>
      <w:r w:rsidRPr="00811A37">
        <w:rPr>
          <w:sz w:val="22"/>
          <w:szCs w:val="22"/>
        </w:rPr>
        <w:t>сзади.</w:t>
      </w:r>
    </w:p>
    <w:p w14:paraId="0EF56060" w14:textId="77777777" w:rsidR="0055605B" w:rsidRPr="00811A37" w:rsidRDefault="0055605B" w:rsidP="0055605B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ВЕРА</w:t>
      </w:r>
    </w:p>
    <w:p w14:paraId="767EF320" w14:textId="39AE6032" w:rsidR="0055605B" w:rsidRPr="00811A37" w:rsidRDefault="00702941" w:rsidP="0055605B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Так, шестое, седьмое ребро снизу---</w:t>
      </w:r>
    </w:p>
    <w:p w14:paraId="7F4211ED" w14:textId="77777777" w:rsidR="0055605B" w:rsidRPr="00811A37" w:rsidRDefault="0055605B" w:rsidP="0055605B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МИРРА</w:t>
      </w:r>
    </w:p>
    <w:p w14:paraId="24B6A251" w14:textId="77777777" w:rsidR="0055605B" w:rsidRPr="00811A37" w:rsidRDefault="0055605B" w:rsidP="0055605B">
      <w:pPr>
        <w:pStyle w:val="aff5"/>
        <w:rPr>
          <w:sz w:val="22"/>
          <w:szCs w:val="22"/>
        </w:rPr>
      </w:pPr>
      <w:r w:rsidRPr="00811A37">
        <w:rPr>
          <w:sz w:val="22"/>
          <w:szCs w:val="22"/>
        </w:rPr>
        <w:t>(в истерике)</w:t>
      </w:r>
    </w:p>
    <w:p w14:paraId="0D7DC297" w14:textId="77777777" w:rsidR="0055605B" w:rsidRPr="00811A37" w:rsidRDefault="0055605B" w:rsidP="0055605B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Боря, она же не умеет, она её убьёт.</w:t>
      </w:r>
    </w:p>
    <w:p w14:paraId="2C9EC112" w14:textId="77777777" w:rsidR="0055605B" w:rsidRPr="00811A37" w:rsidRDefault="0055605B" w:rsidP="0055605B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lastRenderedPageBreak/>
        <w:t>Но Вера никого не слушает и продолжает проговаривать в слух то, что помнит.</w:t>
      </w:r>
    </w:p>
    <w:p w14:paraId="61619B71" w14:textId="77777777" w:rsidR="0055605B" w:rsidRPr="00811A37" w:rsidRDefault="0055605B" w:rsidP="0055605B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ВЕРА</w:t>
      </w:r>
    </w:p>
    <w:p w14:paraId="789517F6" w14:textId="77777777" w:rsidR="0055605B" w:rsidRPr="00811A37" w:rsidRDefault="0055605B" w:rsidP="0055605B">
      <w:pPr>
        <w:pStyle w:val="aff5"/>
        <w:rPr>
          <w:sz w:val="22"/>
          <w:szCs w:val="22"/>
        </w:rPr>
      </w:pPr>
      <w:r w:rsidRPr="00811A37">
        <w:rPr>
          <w:sz w:val="22"/>
          <w:szCs w:val="22"/>
        </w:rPr>
        <w:t>(вслух)</w:t>
      </w:r>
    </w:p>
    <w:p w14:paraId="0AC53760" w14:textId="77777777" w:rsidR="0055605B" w:rsidRPr="00811A37" w:rsidRDefault="0055605B" w:rsidP="0055605B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… игла, прокол быстрый, одним движением, на выдохе…</w:t>
      </w:r>
    </w:p>
    <w:p w14:paraId="4AEA0CDB" w14:textId="77777777" w:rsidR="0055605B" w:rsidRPr="00811A37" w:rsidRDefault="0055605B" w:rsidP="0055605B">
      <w:pPr>
        <w:pStyle w:val="aff5"/>
        <w:rPr>
          <w:sz w:val="22"/>
          <w:szCs w:val="22"/>
        </w:rPr>
      </w:pPr>
      <w:r w:rsidRPr="00811A37">
        <w:rPr>
          <w:sz w:val="22"/>
          <w:szCs w:val="22"/>
        </w:rPr>
        <w:t>(Тёте Фене)</w:t>
      </w:r>
    </w:p>
    <w:p w14:paraId="0FFC0321" w14:textId="77777777" w:rsidR="0055605B" w:rsidRPr="00811A37" w:rsidRDefault="0055605B" w:rsidP="0055605B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Иглу.</w:t>
      </w:r>
    </w:p>
    <w:p w14:paraId="5210CD19" w14:textId="153E5335" w:rsidR="0055605B" w:rsidRPr="00811A37" w:rsidRDefault="0055605B" w:rsidP="0055605B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 xml:space="preserve">Тётя Феня подаёт пункционную иглу. Все напряжённо молчат. </w:t>
      </w:r>
      <w:r w:rsidR="00702941" w:rsidRPr="00811A37">
        <w:rPr>
          <w:sz w:val="22"/>
          <w:szCs w:val="22"/>
        </w:rPr>
        <w:t>Слышны короткие вдохи, девочка задыхается</w:t>
      </w:r>
      <w:r w:rsidRPr="00811A37">
        <w:rPr>
          <w:sz w:val="22"/>
          <w:szCs w:val="22"/>
        </w:rPr>
        <w:t>. Вера смотрит на Тётю Феню, прислушивается к дыханию.</w:t>
      </w:r>
      <w:r w:rsidR="00702941" w:rsidRPr="00811A37">
        <w:rPr>
          <w:sz w:val="22"/>
          <w:szCs w:val="22"/>
        </w:rPr>
        <w:t xml:space="preserve"> Делает прокол. Тётя Феня снимает зажим, тянет шприц, но ничего не происходит.</w:t>
      </w:r>
      <w:r w:rsidRPr="00811A37">
        <w:rPr>
          <w:sz w:val="22"/>
          <w:szCs w:val="22"/>
        </w:rPr>
        <w:t xml:space="preserve"> Мирра в ужасе понимает, что что-то не так.</w:t>
      </w:r>
      <w:r w:rsidR="00702941" w:rsidRPr="00811A37">
        <w:rPr>
          <w:sz w:val="22"/>
          <w:szCs w:val="22"/>
        </w:rPr>
        <w:t xml:space="preserve"> Вера растеряна.</w:t>
      </w:r>
    </w:p>
    <w:p w14:paraId="69991631" w14:textId="77777777" w:rsidR="0055605B" w:rsidRPr="00811A37" w:rsidRDefault="0055605B" w:rsidP="0055605B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ТЁТЯ ФЕНЯ</w:t>
      </w:r>
    </w:p>
    <w:p w14:paraId="30F53509" w14:textId="77777777" w:rsidR="0055605B" w:rsidRPr="00811A37" w:rsidRDefault="0055605B" w:rsidP="0055605B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 xml:space="preserve">Не доколола, Вера. У </w:t>
      </w:r>
      <w:proofErr w:type="spellStart"/>
      <w:r w:rsidRPr="00811A37">
        <w:rPr>
          <w:sz w:val="22"/>
          <w:szCs w:val="22"/>
        </w:rPr>
        <w:t>Кайранского</w:t>
      </w:r>
      <w:proofErr w:type="spellEnd"/>
      <w:r w:rsidRPr="00811A37">
        <w:rPr>
          <w:sz w:val="22"/>
          <w:szCs w:val="22"/>
        </w:rPr>
        <w:t xml:space="preserve"> тоже так было, я видела.</w:t>
      </w:r>
    </w:p>
    <w:p w14:paraId="66C3EB93" w14:textId="0C65F022" w:rsidR="00702941" w:rsidRPr="00811A37" w:rsidRDefault="00702941" w:rsidP="00702941">
      <w:pPr>
        <w:pStyle w:val="aff3"/>
        <w:rPr>
          <w:sz w:val="22"/>
          <w:szCs w:val="22"/>
        </w:rPr>
      </w:pPr>
      <w:r w:rsidRPr="00811A37">
        <w:rPr>
          <w:sz w:val="22"/>
          <w:szCs w:val="22"/>
        </w:rPr>
        <w:t>ВЕРА</w:t>
      </w:r>
    </w:p>
    <w:p w14:paraId="23E4BB58" w14:textId="6F004FCE" w:rsidR="00702941" w:rsidRPr="00811A37" w:rsidRDefault="00702941" w:rsidP="0055605B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Как доколоть?</w:t>
      </w:r>
    </w:p>
    <w:p w14:paraId="471A1C10" w14:textId="77777777" w:rsidR="00702941" w:rsidRPr="00811A37" w:rsidRDefault="00702941" w:rsidP="00702941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ТЁТЯ ФЕНЯ</w:t>
      </w:r>
    </w:p>
    <w:p w14:paraId="3754B114" w14:textId="11E4A4AC" w:rsidR="00702941" w:rsidRPr="00811A37" w:rsidRDefault="00702941" w:rsidP="0055605B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Ещё разочек надо---</w:t>
      </w:r>
    </w:p>
    <w:p w14:paraId="4A006EF0" w14:textId="1C91B631" w:rsidR="0055605B" w:rsidRPr="00811A37" w:rsidRDefault="0055605B" w:rsidP="0055605B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>Крутить иглу в теле ребёнка ещё страшнее.</w:t>
      </w:r>
      <w:r w:rsidR="00702941" w:rsidRPr="00811A37">
        <w:rPr>
          <w:sz w:val="22"/>
          <w:szCs w:val="22"/>
        </w:rPr>
        <w:t xml:space="preserve"> Тётя Феня надевает зажим, чтоб не попал воздух, Вера чуть вытаскивает иглу, меняет угол, и зажмурившись, докалывает.</w:t>
      </w:r>
      <w:r w:rsidRPr="00811A37">
        <w:rPr>
          <w:sz w:val="22"/>
          <w:szCs w:val="22"/>
        </w:rPr>
        <w:t xml:space="preserve"> </w:t>
      </w:r>
      <w:r w:rsidR="00702941" w:rsidRPr="00811A37">
        <w:rPr>
          <w:sz w:val="22"/>
          <w:szCs w:val="22"/>
        </w:rPr>
        <w:t xml:space="preserve"> Тётя Феня опять тянет – в него поступает жидкость.</w:t>
      </w:r>
    </w:p>
    <w:p w14:paraId="0DACD0C5" w14:textId="05B60CEC" w:rsidR="0055605B" w:rsidRPr="00811A37" w:rsidRDefault="0055605B" w:rsidP="0055605B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 xml:space="preserve">Раечка </w:t>
      </w:r>
      <w:r w:rsidR="00702941" w:rsidRPr="00811A37">
        <w:rPr>
          <w:sz w:val="22"/>
          <w:szCs w:val="22"/>
        </w:rPr>
        <w:t>начинает кашлять, бледность сменяется приливом крови, потом</w:t>
      </w:r>
      <w:r w:rsidRPr="00811A37">
        <w:rPr>
          <w:sz w:val="22"/>
          <w:szCs w:val="22"/>
        </w:rPr>
        <w:t xml:space="preserve">. </w:t>
      </w:r>
      <w:r w:rsidR="00702941" w:rsidRPr="00811A37">
        <w:rPr>
          <w:sz w:val="22"/>
          <w:szCs w:val="22"/>
        </w:rPr>
        <w:t>Вера снимает зажим, жидкость поступает в шприц</w:t>
      </w:r>
      <w:r w:rsidRPr="00811A37">
        <w:rPr>
          <w:sz w:val="22"/>
          <w:szCs w:val="22"/>
        </w:rPr>
        <w:t>. Не отпуская основание иглы, уткнувшись в волосы Раечки, Вера беззвучно плачет.</w:t>
      </w:r>
    </w:p>
    <w:p w14:paraId="39D1D867" w14:textId="77777777" w:rsidR="0055605B" w:rsidRPr="00811A37" w:rsidRDefault="0055605B" w:rsidP="0055605B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>Мирра бросается успокаивать обеих.</w:t>
      </w:r>
    </w:p>
    <w:p w14:paraId="4267C228" w14:textId="77777777" w:rsidR="0055605B" w:rsidRPr="00811A37" w:rsidRDefault="0055605B" w:rsidP="0055605B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МИРРА</w:t>
      </w:r>
    </w:p>
    <w:p w14:paraId="21905119" w14:textId="77777777" w:rsidR="0055605B" w:rsidRPr="00811A37" w:rsidRDefault="0055605B" w:rsidP="0055605B">
      <w:pPr>
        <w:pStyle w:val="aff5"/>
        <w:rPr>
          <w:sz w:val="22"/>
          <w:szCs w:val="22"/>
        </w:rPr>
      </w:pPr>
      <w:r w:rsidRPr="00811A37">
        <w:rPr>
          <w:sz w:val="22"/>
          <w:szCs w:val="22"/>
        </w:rPr>
        <w:t>(целует Раечку, утешает Веру)</w:t>
      </w:r>
    </w:p>
    <w:p w14:paraId="3883FA62" w14:textId="1D072B87" w:rsidR="0055605B" w:rsidRPr="00811A37" w:rsidRDefault="0055605B" w:rsidP="0055605B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Ну, Верочка, вы герой. Не плачьте.</w:t>
      </w:r>
      <w:r w:rsidR="00702941" w:rsidRPr="00811A37">
        <w:rPr>
          <w:sz w:val="22"/>
          <w:szCs w:val="22"/>
        </w:rPr>
        <w:t xml:space="preserve"> </w:t>
      </w:r>
      <w:r w:rsidRPr="00811A37">
        <w:rPr>
          <w:sz w:val="22"/>
          <w:szCs w:val="22"/>
        </w:rPr>
        <w:t xml:space="preserve"> </w:t>
      </w:r>
    </w:p>
    <w:p w14:paraId="3A295453" w14:textId="371D9696" w:rsidR="0055605B" w:rsidRPr="00811A37" w:rsidRDefault="0055605B" w:rsidP="0055605B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 xml:space="preserve">Тётя Феня </w:t>
      </w:r>
      <w:r w:rsidR="00702941" w:rsidRPr="00811A37">
        <w:rPr>
          <w:sz w:val="22"/>
          <w:szCs w:val="22"/>
        </w:rPr>
        <w:t>перехватывает иглу.</w:t>
      </w:r>
    </w:p>
    <w:p w14:paraId="5E94BC02" w14:textId="77777777" w:rsidR="0055605B" w:rsidRPr="00811A37" w:rsidRDefault="0055605B" w:rsidP="0055605B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ТЁТЯ ФЕНЯ</w:t>
      </w:r>
    </w:p>
    <w:p w14:paraId="0AFD79FD" w14:textId="77777777" w:rsidR="0055605B" w:rsidRPr="00811A37" w:rsidRDefault="0055605B" w:rsidP="0055605B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Всё-всё, отпускайте. Теперь мы сами. Отведите её, Борис Львович. Мы управимся.</w:t>
      </w:r>
    </w:p>
    <w:p w14:paraId="393D898C" w14:textId="77777777" w:rsidR="0055605B" w:rsidRPr="00811A37" w:rsidRDefault="0055605B" w:rsidP="0055605B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 xml:space="preserve">Борис </w:t>
      </w:r>
      <w:proofErr w:type="spellStart"/>
      <w:r w:rsidRPr="00811A37">
        <w:rPr>
          <w:sz w:val="22"/>
          <w:szCs w:val="22"/>
        </w:rPr>
        <w:t>Блитштейн</w:t>
      </w:r>
      <w:proofErr w:type="spellEnd"/>
      <w:r w:rsidRPr="00811A37">
        <w:rPr>
          <w:sz w:val="22"/>
          <w:szCs w:val="22"/>
        </w:rPr>
        <w:t xml:space="preserve"> подходит к Вере и осторожно выводит её из операционной.</w:t>
      </w:r>
    </w:p>
    <w:p w14:paraId="643F4D57" w14:textId="784EDA87" w:rsidR="0079324B" w:rsidRPr="00811A37" w:rsidRDefault="0079324B" w:rsidP="0079324B">
      <w:pPr>
        <w:pStyle w:val="aff2"/>
        <w:rPr>
          <w:sz w:val="22"/>
          <w:szCs w:val="22"/>
        </w:rPr>
      </w:pPr>
      <w:r w:rsidRPr="00811A37">
        <w:rPr>
          <w:sz w:val="22"/>
          <w:szCs w:val="22"/>
        </w:rPr>
        <w:t>1-</w:t>
      </w:r>
      <w:proofErr w:type="gramStart"/>
      <w:r w:rsidRPr="00811A37">
        <w:rPr>
          <w:sz w:val="22"/>
          <w:szCs w:val="22"/>
        </w:rPr>
        <w:t>26.ИНТ.ШКОЛА</w:t>
      </w:r>
      <w:proofErr w:type="gramEnd"/>
      <w:r w:rsidRPr="00811A37">
        <w:rPr>
          <w:sz w:val="22"/>
          <w:szCs w:val="22"/>
        </w:rPr>
        <w:t xml:space="preserve"> №6.</w:t>
      </w:r>
      <w:r w:rsidR="00702941" w:rsidRPr="00811A37">
        <w:rPr>
          <w:sz w:val="22"/>
          <w:szCs w:val="22"/>
        </w:rPr>
        <w:t>ПАЛАТА СУХОХЛЕБОВА</w:t>
      </w:r>
      <w:r w:rsidRPr="00811A37">
        <w:rPr>
          <w:sz w:val="22"/>
          <w:szCs w:val="22"/>
        </w:rPr>
        <w:t>.ДЕНЬ.</w:t>
      </w:r>
    </w:p>
    <w:p w14:paraId="6B86FB9D" w14:textId="77777777" w:rsidR="0079324B" w:rsidRPr="00811A37" w:rsidRDefault="0079324B" w:rsidP="0079324B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>Мария Григорьевна прощается с сыном – ТОЛИК (18), на глазах повязка от бытовой травмы. Рядом сидят его сёстры Лида (10) и Валя (12)</w:t>
      </w:r>
    </w:p>
    <w:p w14:paraId="346F9D4A" w14:textId="77777777" w:rsidR="0079324B" w:rsidRPr="00811A37" w:rsidRDefault="0079324B" w:rsidP="0079324B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lastRenderedPageBreak/>
        <w:t>МАРИЯ ГРИГОРЬЕВНА</w:t>
      </w:r>
    </w:p>
    <w:p w14:paraId="38F1DEE6" w14:textId="77777777" w:rsidR="0079324B" w:rsidRPr="00811A37" w:rsidRDefault="0079324B" w:rsidP="0079324B">
      <w:pPr>
        <w:pStyle w:val="aff5"/>
        <w:rPr>
          <w:sz w:val="22"/>
          <w:szCs w:val="22"/>
        </w:rPr>
      </w:pPr>
      <w:r w:rsidRPr="00811A37">
        <w:rPr>
          <w:sz w:val="22"/>
          <w:szCs w:val="22"/>
        </w:rPr>
        <w:t>(не громко)</w:t>
      </w:r>
    </w:p>
    <w:p w14:paraId="3200EE2E" w14:textId="77777777" w:rsidR="0079324B" w:rsidRPr="00811A37" w:rsidRDefault="0079324B" w:rsidP="0079324B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Ты домой не торопись. А то, не дай бог, заберут куда-нибудь фашисты. А так ты больной, что с тебя взять.</w:t>
      </w:r>
    </w:p>
    <w:p w14:paraId="68BE1F45" w14:textId="77777777" w:rsidR="0079324B" w:rsidRPr="00811A37" w:rsidRDefault="0079324B" w:rsidP="0079324B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>Марию Григорьевну торопит женщина, которой тоже нужно покинуть госпиталь.</w:t>
      </w:r>
    </w:p>
    <w:p w14:paraId="60C27B9F" w14:textId="77777777" w:rsidR="0079324B" w:rsidRPr="00811A37" w:rsidRDefault="0079324B" w:rsidP="0079324B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ЖЕНЩИНА</w:t>
      </w:r>
    </w:p>
    <w:p w14:paraId="200D6FA3" w14:textId="270F84D7" w:rsidR="0079324B" w:rsidRPr="00811A37" w:rsidRDefault="00702941" w:rsidP="0079324B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Мария Григорьевна, ты пойдёшь? Давай вместе---</w:t>
      </w:r>
    </w:p>
    <w:p w14:paraId="75FF3B26" w14:textId="77777777" w:rsidR="00702941" w:rsidRPr="00811A37" w:rsidRDefault="00702941" w:rsidP="00702941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МАРИЯ ГРИГОРЬЕВНА</w:t>
      </w:r>
    </w:p>
    <w:p w14:paraId="1EEC9AE6" w14:textId="1413393C" w:rsidR="00702941" w:rsidRPr="00811A37" w:rsidRDefault="00702941" w:rsidP="0079324B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Да-да, сейчас пойдём---</w:t>
      </w:r>
    </w:p>
    <w:p w14:paraId="3E8070C5" w14:textId="77777777" w:rsidR="0079324B" w:rsidRPr="00811A37" w:rsidRDefault="0079324B" w:rsidP="0079324B">
      <w:pPr>
        <w:pStyle w:val="aff6"/>
        <w:rPr>
          <w:sz w:val="22"/>
          <w:szCs w:val="22"/>
        </w:rPr>
      </w:pPr>
    </w:p>
    <w:p w14:paraId="60730404" w14:textId="77777777" w:rsidR="0079324B" w:rsidRPr="00811A37" w:rsidRDefault="0079324B" w:rsidP="0079324B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ТОЛИК</w:t>
      </w:r>
    </w:p>
    <w:p w14:paraId="376DEE1D" w14:textId="77777777" w:rsidR="0079324B" w:rsidRPr="00811A37" w:rsidRDefault="0079324B" w:rsidP="0079324B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 xml:space="preserve">Как ты будешь, мам? Девочки, и дед </w:t>
      </w:r>
    </w:p>
    <w:p w14:paraId="0F548E27" w14:textId="77777777" w:rsidR="0079324B" w:rsidRPr="00811A37" w:rsidRDefault="0079324B" w:rsidP="0079324B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старый.</w:t>
      </w:r>
    </w:p>
    <w:p w14:paraId="39DE29D0" w14:textId="77777777" w:rsidR="0079324B" w:rsidRPr="00811A37" w:rsidRDefault="0079324B" w:rsidP="0079324B">
      <w:pPr>
        <w:pStyle w:val="aff6"/>
        <w:rPr>
          <w:sz w:val="22"/>
          <w:szCs w:val="22"/>
        </w:rPr>
      </w:pPr>
    </w:p>
    <w:p w14:paraId="1AF6DA85" w14:textId="77777777" w:rsidR="0079324B" w:rsidRPr="00811A37" w:rsidRDefault="0079324B" w:rsidP="0079324B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Мария Григорьевна</w:t>
      </w:r>
    </w:p>
    <w:p w14:paraId="0B29DE83" w14:textId="77777777" w:rsidR="0079324B" w:rsidRPr="00811A37" w:rsidRDefault="0079324B" w:rsidP="0079324B">
      <w:pPr>
        <w:pStyle w:val="aff5"/>
        <w:rPr>
          <w:sz w:val="22"/>
          <w:szCs w:val="22"/>
        </w:rPr>
      </w:pPr>
      <w:r w:rsidRPr="00811A37">
        <w:rPr>
          <w:sz w:val="22"/>
          <w:szCs w:val="22"/>
        </w:rPr>
        <w:t>(одеваясь сама и закутывая девочек)</w:t>
      </w:r>
    </w:p>
    <w:p w14:paraId="6049F1EC" w14:textId="77777777" w:rsidR="0079324B" w:rsidRPr="00811A37" w:rsidRDefault="0079324B" w:rsidP="0079324B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Ничего, Толя, корова есть, не пропадем. Ты главное лежи спокойненько. А я докторше маслица, молочка принесу. Она тебя и подержит подольше. Ты, главное, сам не рвись. Всё сынок, побежали мы</w:t>
      </w:r>
    </w:p>
    <w:p w14:paraId="0FD2DCA1" w14:textId="77777777" w:rsidR="0079324B" w:rsidRPr="00811A37" w:rsidRDefault="0079324B" w:rsidP="0079324B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ЛИДА</w:t>
      </w:r>
    </w:p>
    <w:p w14:paraId="2766C390" w14:textId="77777777" w:rsidR="0079324B" w:rsidRPr="00811A37" w:rsidRDefault="0079324B" w:rsidP="0079324B">
      <w:pPr>
        <w:pStyle w:val="aff5"/>
        <w:rPr>
          <w:sz w:val="22"/>
          <w:szCs w:val="22"/>
        </w:rPr>
      </w:pPr>
      <w:r w:rsidRPr="00811A37">
        <w:rPr>
          <w:sz w:val="22"/>
          <w:szCs w:val="22"/>
        </w:rPr>
        <w:t>(обняв брата, тихо)</w:t>
      </w:r>
    </w:p>
    <w:p w14:paraId="2C693232" w14:textId="77777777" w:rsidR="0079324B" w:rsidRPr="00811A37" w:rsidRDefault="0079324B" w:rsidP="0079324B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 xml:space="preserve">Толь, без тебя страшно будет. Не слушай мамку, скорее приходи. </w:t>
      </w:r>
    </w:p>
    <w:p w14:paraId="5AB77B8F" w14:textId="77777777" w:rsidR="0079324B" w:rsidRPr="00811A37" w:rsidRDefault="0079324B" w:rsidP="0079324B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>Толик гладит сестру по голове и улыбается.</w:t>
      </w:r>
    </w:p>
    <w:p w14:paraId="4C0BFD28" w14:textId="77777777" w:rsidR="0079324B" w:rsidRPr="00811A37" w:rsidRDefault="0079324B" w:rsidP="0079324B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ТОЛИК</w:t>
      </w:r>
    </w:p>
    <w:p w14:paraId="02FBCA11" w14:textId="77777777" w:rsidR="0079324B" w:rsidRPr="00811A37" w:rsidRDefault="0079324B" w:rsidP="0079324B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 xml:space="preserve">Не бойся, скоро наши придут. </w:t>
      </w:r>
    </w:p>
    <w:p w14:paraId="0C5D914A" w14:textId="37EDB6AB" w:rsidR="002D739E" w:rsidRPr="00811A37" w:rsidRDefault="002D739E" w:rsidP="002D739E">
      <w:pPr>
        <w:pStyle w:val="aff2"/>
        <w:rPr>
          <w:sz w:val="22"/>
          <w:szCs w:val="22"/>
        </w:rPr>
      </w:pPr>
      <w:r w:rsidRPr="00811A37">
        <w:rPr>
          <w:sz w:val="22"/>
          <w:szCs w:val="22"/>
        </w:rPr>
        <w:t>1-27. ИНТ. ШКОЛА. ОРДИНАТОРСКАЯ. ДЕНЬ.</w:t>
      </w:r>
    </w:p>
    <w:p w14:paraId="7C9B8B49" w14:textId="77777777" w:rsidR="002D739E" w:rsidRPr="00811A37" w:rsidRDefault="002D739E" w:rsidP="002D739E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>Борис наливает воды и подаёт Вере.</w:t>
      </w:r>
    </w:p>
    <w:p w14:paraId="763B73B1" w14:textId="77777777" w:rsidR="002D739E" w:rsidRPr="00811A37" w:rsidRDefault="002D739E" w:rsidP="002D739E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БОРИС</w:t>
      </w:r>
    </w:p>
    <w:p w14:paraId="61D23706" w14:textId="77777777" w:rsidR="002D739E" w:rsidRPr="00811A37" w:rsidRDefault="002D739E" w:rsidP="002D739E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Верочка, хочу сказать, что я ни в коем случае не осуждаю вас. Всё понимаю и всегда вам помогу. Можете на меня рассчитывать.</w:t>
      </w:r>
    </w:p>
    <w:p w14:paraId="5895C668" w14:textId="77777777" w:rsidR="002D739E" w:rsidRPr="00811A37" w:rsidRDefault="002D739E" w:rsidP="002D739E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 xml:space="preserve">Размазав </w:t>
      </w:r>
      <w:proofErr w:type="gramStart"/>
      <w:r w:rsidRPr="00811A37">
        <w:rPr>
          <w:sz w:val="22"/>
          <w:szCs w:val="22"/>
        </w:rPr>
        <w:t>слёзы</w:t>
      </w:r>
      <w:proofErr w:type="gramEnd"/>
      <w:r w:rsidRPr="00811A37">
        <w:rPr>
          <w:sz w:val="22"/>
          <w:szCs w:val="22"/>
        </w:rPr>
        <w:t xml:space="preserve"> Вера смотрит на </w:t>
      </w:r>
      <w:proofErr w:type="spellStart"/>
      <w:r w:rsidRPr="00811A37">
        <w:rPr>
          <w:sz w:val="22"/>
          <w:szCs w:val="22"/>
        </w:rPr>
        <w:t>Блитштейна</w:t>
      </w:r>
      <w:proofErr w:type="spellEnd"/>
      <w:r w:rsidRPr="00811A37">
        <w:rPr>
          <w:sz w:val="22"/>
          <w:szCs w:val="22"/>
        </w:rPr>
        <w:t xml:space="preserve">. </w:t>
      </w:r>
    </w:p>
    <w:p w14:paraId="04E96CD6" w14:textId="77777777" w:rsidR="002D739E" w:rsidRPr="00811A37" w:rsidRDefault="002D739E" w:rsidP="002D739E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ВЕРА</w:t>
      </w:r>
    </w:p>
    <w:p w14:paraId="0A00F42F" w14:textId="77777777" w:rsidR="002D739E" w:rsidRPr="00811A37" w:rsidRDefault="002D739E" w:rsidP="002D739E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Борис… не знаю, как вам сказать. Но вам надо уйти.</w:t>
      </w:r>
    </w:p>
    <w:p w14:paraId="61A46984" w14:textId="77777777" w:rsidR="002D739E" w:rsidRPr="00811A37" w:rsidRDefault="002D739E" w:rsidP="002D739E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lastRenderedPageBreak/>
        <w:t>БОРИС</w:t>
      </w:r>
    </w:p>
    <w:p w14:paraId="7B70E0DD" w14:textId="77777777" w:rsidR="002D739E" w:rsidRPr="00811A37" w:rsidRDefault="002D739E" w:rsidP="002D739E">
      <w:pPr>
        <w:pStyle w:val="aff5"/>
        <w:rPr>
          <w:sz w:val="22"/>
          <w:szCs w:val="22"/>
        </w:rPr>
      </w:pPr>
      <w:r w:rsidRPr="00811A37">
        <w:rPr>
          <w:sz w:val="22"/>
          <w:szCs w:val="22"/>
        </w:rPr>
        <w:t>(пятясь к двери)</w:t>
      </w:r>
    </w:p>
    <w:p w14:paraId="346F7E6A" w14:textId="77777777" w:rsidR="002D739E" w:rsidRPr="00811A37" w:rsidRDefault="002D739E" w:rsidP="002D739E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Простите, конечно, я вас оставлю.</w:t>
      </w:r>
    </w:p>
    <w:p w14:paraId="34517336" w14:textId="77777777" w:rsidR="002D739E" w:rsidRPr="00811A37" w:rsidRDefault="002D739E" w:rsidP="002D739E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ВЕРА</w:t>
      </w:r>
    </w:p>
    <w:p w14:paraId="33BDBC21" w14:textId="77777777" w:rsidR="002D739E" w:rsidRPr="00811A37" w:rsidRDefault="002D739E" w:rsidP="002D739E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Нет, стойте. Из больницы уйти. Я не стала говорить при всех, но за укрывательство евреев по немецким законам грозит смерть. А за донос – ящик тушёнки.</w:t>
      </w:r>
    </w:p>
    <w:p w14:paraId="10E70BD8" w14:textId="77777777" w:rsidR="002D739E" w:rsidRPr="00811A37" w:rsidRDefault="002D739E" w:rsidP="002D739E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БОРИС</w:t>
      </w:r>
    </w:p>
    <w:p w14:paraId="0ABE0662" w14:textId="77777777" w:rsidR="002D739E" w:rsidRPr="00811A37" w:rsidRDefault="002D739E" w:rsidP="002D739E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Да вы что... А я не хотел верить. Слухи, знаете, ещё с начала войны ходили… Но это так чудовищно, цивилизованная же нация…</w:t>
      </w:r>
    </w:p>
    <w:p w14:paraId="370797D2" w14:textId="77777777" w:rsidR="002D739E" w:rsidRPr="00811A37" w:rsidRDefault="002D739E" w:rsidP="002D739E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ВЕРА</w:t>
      </w:r>
    </w:p>
    <w:p w14:paraId="3958324D" w14:textId="77777777" w:rsidR="002D739E" w:rsidRPr="00811A37" w:rsidRDefault="002D739E" w:rsidP="002D739E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Вы должны уговорить Мирру уйти. Раечку я отпустить не могу. Что-нибудь придумаем. Но вы должны уйти.</w:t>
      </w:r>
    </w:p>
    <w:p w14:paraId="078E73BE" w14:textId="77777777" w:rsidR="002D739E" w:rsidRPr="00811A37" w:rsidRDefault="002D739E" w:rsidP="002D739E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БОРИС</w:t>
      </w:r>
    </w:p>
    <w:p w14:paraId="7EFAE33C" w14:textId="77777777" w:rsidR="002D739E" w:rsidRPr="00811A37" w:rsidRDefault="002D739E" w:rsidP="002D739E">
      <w:pPr>
        <w:pStyle w:val="aff5"/>
        <w:rPr>
          <w:sz w:val="22"/>
          <w:szCs w:val="22"/>
        </w:rPr>
      </w:pPr>
      <w:r w:rsidRPr="00811A37">
        <w:rPr>
          <w:sz w:val="22"/>
          <w:szCs w:val="22"/>
        </w:rPr>
        <w:t>(мешкая)</w:t>
      </w:r>
    </w:p>
    <w:p w14:paraId="79EC833B" w14:textId="77777777" w:rsidR="002D739E" w:rsidRPr="00811A37" w:rsidRDefault="002D739E" w:rsidP="002D739E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Понимаю-понимаю…</w:t>
      </w:r>
    </w:p>
    <w:p w14:paraId="01737A2E" w14:textId="77777777" w:rsidR="002D739E" w:rsidRPr="00811A37" w:rsidRDefault="002D739E" w:rsidP="002D739E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ВЕРА</w:t>
      </w:r>
    </w:p>
    <w:p w14:paraId="4622E10C" w14:textId="77777777" w:rsidR="002D739E" w:rsidRPr="00811A37" w:rsidRDefault="002D739E" w:rsidP="002D739E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Утром немцы придут с проверкой. Вам нужно торопиться.</w:t>
      </w:r>
    </w:p>
    <w:p w14:paraId="432054E3" w14:textId="77777777" w:rsidR="002D739E" w:rsidRPr="00811A37" w:rsidRDefault="002D739E" w:rsidP="002D739E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Борис</w:t>
      </w:r>
    </w:p>
    <w:p w14:paraId="4A65715D" w14:textId="77777777" w:rsidR="002D739E" w:rsidRPr="00811A37" w:rsidRDefault="002D739E" w:rsidP="002D739E">
      <w:pPr>
        <w:pStyle w:val="aff5"/>
        <w:rPr>
          <w:sz w:val="22"/>
          <w:szCs w:val="22"/>
        </w:rPr>
      </w:pPr>
      <w:r w:rsidRPr="00811A37">
        <w:rPr>
          <w:sz w:val="22"/>
          <w:szCs w:val="22"/>
        </w:rPr>
        <w:t>(глядя в глаза Вере)</w:t>
      </w:r>
    </w:p>
    <w:p w14:paraId="30BAE204" w14:textId="77777777" w:rsidR="002D739E" w:rsidRPr="00811A37" w:rsidRDefault="002D739E" w:rsidP="002D739E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Вы обещаете мне, что с Раечкой ничего не случится?</w:t>
      </w:r>
    </w:p>
    <w:p w14:paraId="0C7D7625" w14:textId="77777777" w:rsidR="002D739E" w:rsidRPr="00811A37" w:rsidRDefault="002D739E" w:rsidP="002D739E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Вера</w:t>
      </w:r>
    </w:p>
    <w:p w14:paraId="442A0FE1" w14:textId="77777777" w:rsidR="002D739E" w:rsidRPr="00811A37" w:rsidRDefault="002D739E" w:rsidP="002D739E">
      <w:pPr>
        <w:pStyle w:val="aff5"/>
        <w:rPr>
          <w:sz w:val="22"/>
          <w:szCs w:val="22"/>
        </w:rPr>
      </w:pPr>
      <w:r w:rsidRPr="00811A37">
        <w:rPr>
          <w:sz w:val="22"/>
          <w:szCs w:val="22"/>
        </w:rPr>
        <w:t>(устало)</w:t>
      </w:r>
    </w:p>
    <w:p w14:paraId="1CB00B8C" w14:textId="6051B37A" w:rsidR="002D739E" w:rsidRPr="00811A37" w:rsidRDefault="002D739E" w:rsidP="002D739E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Борис… Поговорите с Тётей Феней, у неё комнатка на окраине, может быть, спрячетесь там.</w:t>
      </w:r>
    </w:p>
    <w:p w14:paraId="28B7C769" w14:textId="77777777" w:rsidR="002D739E" w:rsidRPr="00811A37" w:rsidRDefault="002D739E" w:rsidP="002D739E">
      <w:pPr>
        <w:pStyle w:val="aff4"/>
        <w:rPr>
          <w:sz w:val="22"/>
          <w:szCs w:val="22"/>
        </w:rPr>
      </w:pPr>
      <w:proofErr w:type="spellStart"/>
      <w:r w:rsidRPr="00811A37">
        <w:rPr>
          <w:sz w:val="22"/>
          <w:szCs w:val="22"/>
        </w:rPr>
        <w:t>Блитштейн</w:t>
      </w:r>
      <w:proofErr w:type="spellEnd"/>
      <w:r w:rsidRPr="00811A37">
        <w:rPr>
          <w:sz w:val="22"/>
          <w:szCs w:val="22"/>
        </w:rPr>
        <w:t xml:space="preserve"> кивает и уходит из ординаторской. Вера сидит в тишине на тахте. Достаёт из-под подушки какие-то документы. В них фотографии: </w:t>
      </w:r>
      <w:r w:rsidRPr="00811A37">
        <w:rPr>
          <w:b/>
          <w:bCs/>
          <w:i/>
          <w:iCs/>
          <w:sz w:val="22"/>
          <w:szCs w:val="22"/>
        </w:rPr>
        <w:t xml:space="preserve">мужчина, похожий на Домку, Вера с этим мужчиной и маленький мальчик в шортах, Пётр Петрович с </w:t>
      </w:r>
      <w:proofErr w:type="spellStart"/>
      <w:r w:rsidRPr="00811A37">
        <w:rPr>
          <w:b/>
          <w:bCs/>
          <w:i/>
          <w:iCs/>
          <w:sz w:val="22"/>
          <w:szCs w:val="22"/>
        </w:rPr>
        <w:t>Домкой</w:t>
      </w:r>
      <w:proofErr w:type="spellEnd"/>
      <w:r w:rsidRPr="00811A37">
        <w:rPr>
          <w:b/>
          <w:bCs/>
          <w:i/>
          <w:iCs/>
          <w:sz w:val="22"/>
          <w:szCs w:val="22"/>
        </w:rPr>
        <w:t xml:space="preserve"> на руках.</w:t>
      </w:r>
    </w:p>
    <w:p w14:paraId="2D69E0E9" w14:textId="77777777" w:rsidR="002D739E" w:rsidRPr="00811A37" w:rsidRDefault="002D739E" w:rsidP="002D739E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ВЕРА</w:t>
      </w:r>
    </w:p>
    <w:p w14:paraId="51E61559" w14:textId="77777777" w:rsidR="002D739E" w:rsidRPr="00811A37" w:rsidRDefault="002D739E" w:rsidP="002D739E">
      <w:pPr>
        <w:pStyle w:val="aff5"/>
        <w:rPr>
          <w:sz w:val="22"/>
          <w:szCs w:val="22"/>
        </w:rPr>
      </w:pPr>
      <w:r w:rsidRPr="00811A37">
        <w:rPr>
          <w:sz w:val="22"/>
          <w:szCs w:val="22"/>
        </w:rPr>
        <w:t>(тоскливо)</w:t>
      </w:r>
    </w:p>
    <w:p w14:paraId="02CDD4D9" w14:textId="4F33F446" w:rsidR="002D739E" w:rsidRPr="00811A37" w:rsidRDefault="002D739E" w:rsidP="002D739E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Видишь, Семён, сколько всего свалилось на твою мышку…</w:t>
      </w:r>
    </w:p>
    <w:p w14:paraId="26A1688C" w14:textId="4EF25DB4" w:rsidR="002D739E" w:rsidRPr="00811A37" w:rsidRDefault="002D739E" w:rsidP="002D739E">
      <w:pPr>
        <w:pStyle w:val="aff2"/>
        <w:rPr>
          <w:sz w:val="22"/>
          <w:szCs w:val="22"/>
        </w:rPr>
      </w:pPr>
      <w:r w:rsidRPr="00811A37">
        <w:rPr>
          <w:sz w:val="22"/>
          <w:szCs w:val="22"/>
        </w:rPr>
        <w:t>1-28. инт. ДОМ Петра Петровича. Вечер.</w:t>
      </w:r>
    </w:p>
    <w:p w14:paraId="193478F6" w14:textId="6899DAF9" w:rsidR="002D739E" w:rsidRPr="00811A37" w:rsidRDefault="002D739E" w:rsidP="002D739E">
      <w:pPr>
        <w:pStyle w:val="aff4"/>
        <w:rPr>
          <w:sz w:val="22"/>
          <w:szCs w:val="22"/>
        </w:rPr>
      </w:pPr>
      <w:r w:rsidRPr="00811A37">
        <w:rPr>
          <w:b/>
          <w:bCs/>
          <w:i/>
          <w:iCs/>
          <w:sz w:val="22"/>
          <w:szCs w:val="22"/>
        </w:rPr>
        <w:t>Такую же фотографию</w:t>
      </w:r>
      <w:r w:rsidRPr="00811A37">
        <w:rPr>
          <w:sz w:val="22"/>
          <w:szCs w:val="22"/>
        </w:rPr>
        <w:t xml:space="preserve"> снимает со стены Пётр Петрович, подкидывает дрова в печь. Достаёт из-за пазухи свой партбилет и бросает всё в огонь, контролируя, чтоб сгорело без остатка.</w:t>
      </w:r>
    </w:p>
    <w:p w14:paraId="64297CB0" w14:textId="4EF47A1E" w:rsidR="002D739E" w:rsidRDefault="002D739E" w:rsidP="00457FD9">
      <w:pPr>
        <w:pStyle w:val="aff6"/>
        <w:ind w:left="0"/>
        <w:rPr>
          <w:sz w:val="22"/>
          <w:szCs w:val="22"/>
        </w:rPr>
      </w:pPr>
    </w:p>
    <w:p w14:paraId="03EDF8F5" w14:textId="77777777" w:rsidR="00457FD9" w:rsidRPr="00811A37" w:rsidRDefault="00457FD9" w:rsidP="00457FD9">
      <w:pPr>
        <w:pStyle w:val="aff2"/>
        <w:rPr>
          <w:sz w:val="22"/>
          <w:szCs w:val="22"/>
        </w:rPr>
      </w:pPr>
      <w:r w:rsidRPr="00811A37">
        <w:rPr>
          <w:sz w:val="22"/>
          <w:szCs w:val="22"/>
        </w:rPr>
        <w:lastRenderedPageBreak/>
        <w:t>1-</w:t>
      </w:r>
      <w:proofErr w:type="gramStart"/>
      <w:r w:rsidRPr="00811A37">
        <w:rPr>
          <w:sz w:val="22"/>
          <w:szCs w:val="22"/>
        </w:rPr>
        <w:t>30.ИНТ.ШКОЛА</w:t>
      </w:r>
      <w:proofErr w:type="gramEnd"/>
      <w:r w:rsidRPr="00811A37">
        <w:rPr>
          <w:sz w:val="22"/>
          <w:szCs w:val="22"/>
        </w:rPr>
        <w:t>. ПАЛАТА КОЧКИНА/КОРИДОР-</w:t>
      </w:r>
      <w:proofErr w:type="gramStart"/>
      <w:r w:rsidRPr="00811A37">
        <w:rPr>
          <w:sz w:val="22"/>
          <w:szCs w:val="22"/>
        </w:rPr>
        <w:t>2.ВЕЧЕР</w:t>
      </w:r>
      <w:proofErr w:type="gramEnd"/>
    </w:p>
    <w:p w14:paraId="5B749403" w14:textId="77777777" w:rsidR="00457FD9" w:rsidRPr="00811A37" w:rsidRDefault="00457FD9" w:rsidP="00457FD9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 xml:space="preserve">Борис </w:t>
      </w:r>
      <w:proofErr w:type="spellStart"/>
      <w:r w:rsidRPr="00811A37">
        <w:rPr>
          <w:sz w:val="22"/>
          <w:szCs w:val="22"/>
        </w:rPr>
        <w:t>Блитштейн</w:t>
      </w:r>
      <w:proofErr w:type="spellEnd"/>
      <w:r w:rsidRPr="00811A37">
        <w:rPr>
          <w:sz w:val="22"/>
          <w:szCs w:val="22"/>
        </w:rPr>
        <w:t xml:space="preserve"> тихо пробирается в класс, переоборудованный под больничную палату. Мирра сидит на кровати Раечки, гладит по голове, в полголоса мурлыча какую-то колыбельную. Борис присаживается рядом.</w:t>
      </w:r>
    </w:p>
    <w:p w14:paraId="225F1C18" w14:textId="77777777" w:rsidR="00457FD9" w:rsidRPr="00811A37" w:rsidRDefault="00457FD9" w:rsidP="00457FD9">
      <w:pPr>
        <w:pStyle w:val="aff3"/>
        <w:rPr>
          <w:sz w:val="22"/>
          <w:szCs w:val="22"/>
        </w:rPr>
      </w:pPr>
      <w:r w:rsidRPr="00811A37">
        <w:rPr>
          <w:sz w:val="22"/>
          <w:szCs w:val="22"/>
        </w:rPr>
        <w:t>БОРИС</w:t>
      </w:r>
    </w:p>
    <w:p w14:paraId="35C598DD" w14:textId="77777777" w:rsidR="00457FD9" w:rsidRPr="00811A37" w:rsidRDefault="00457FD9" w:rsidP="00457FD9">
      <w:pPr>
        <w:pStyle w:val="aff5"/>
        <w:rPr>
          <w:sz w:val="22"/>
          <w:szCs w:val="22"/>
        </w:rPr>
      </w:pPr>
      <w:r w:rsidRPr="00811A37">
        <w:rPr>
          <w:sz w:val="22"/>
          <w:szCs w:val="22"/>
        </w:rPr>
        <w:t>(шепотом)</w:t>
      </w:r>
    </w:p>
    <w:p w14:paraId="78862F72" w14:textId="77777777" w:rsidR="00457FD9" w:rsidRPr="00811A37" w:rsidRDefault="00457FD9" w:rsidP="00457FD9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Мирра, нам нужно уходить.</w:t>
      </w:r>
    </w:p>
    <w:p w14:paraId="4ED72E76" w14:textId="77777777" w:rsidR="00457FD9" w:rsidRPr="00811A37" w:rsidRDefault="00457FD9" w:rsidP="00457FD9">
      <w:pPr>
        <w:pStyle w:val="aff3"/>
        <w:rPr>
          <w:sz w:val="22"/>
          <w:szCs w:val="22"/>
        </w:rPr>
      </w:pPr>
      <w:r w:rsidRPr="00811A37">
        <w:rPr>
          <w:sz w:val="22"/>
          <w:szCs w:val="22"/>
        </w:rPr>
        <w:t>МИРРА</w:t>
      </w:r>
    </w:p>
    <w:p w14:paraId="301E3D0F" w14:textId="77777777" w:rsidR="00457FD9" w:rsidRPr="00811A37" w:rsidRDefault="00457FD9" w:rsidP="00457FD9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Рая больна, ты в своём уме?</w:t>
      </w:r>
    </w:p>
    <w:p w14:paraId="13193A46" w14:textId="77777777" w:rsidR="00457FD9" w:rsidRPr="00811A37" w:rsidRDefault="00457FD9" w:rsidP="00457FD9">
      <w:pPr>
        <w:pStyle w:val="aff3"/>
        <w:rPr>
          <w:sz w:val="22"/>
          <w:szCs w:val="22"/>
        </w:rPr>
      </w:pPr>
      <w:r w:rsidRPr="00811A37">
        <w:rPr>
          <w:sz w:val="22"/>
          <w:szCs w:val="22"/>
        </w:rPr>
        <w:t>БОРИС</w:t>
      </w:r>
    </w:p>
    <w:p w14:paraId="49DD5064" w14:textId="77777777" w:rsidR="00457FD9" w:rsidRPr="00811A37" w:rsidRDefault="00457FD9" w:rsidP="00457FD9">
      <w:pPr>
        <w:pStyle w:val="aff5"/>
        <w:rPr>
          <w:sz w:val="22"/>
          <w:szCs w:val="22"/>
        </w:rPr>
      </w:pPr>
      <w:r w:rsidRPr="00811A37">
        <w:rPr>
          <w:sz w:val="22"/>
          <w:szCs w:val="22"/>
        </w:rPr>
        <w:t>(сжимает её руку, говорит ещё тише)</w:t>
      </w:r>
    </w:p>
    <w:p w14:paraId="4A61F8AD" w14:textId="77777777" w:rsidR="00457FD9" w:rsidRPr="00811A37" w:rsidRDefault="00457FD9" w:rsidP="00457FD9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Выйдем.</w:t>
      </w:r>
    </w:p>
    <w:p w14:paraId="2B8DD15A" w14:textId="77777777" w:rsidR="00457FD9" w:rsidRPr="00811A37" w:rsidRDefault="00457FD9" w:rsidP="00457FD9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>Мирра недовольно поднимается, идёт в коридор, Борис семенит за ней.</w:t>
      </w:r>
    </w:p>
    <w:p w14:paraId="7AA52EA0" w14:textId="77777777" w:rsidR="00457FD9" w:rsidRPr="00811A37" w:rsidRDefault="00457FD9" w:rsidP="00457FD9">
      <w:pPr>
        <w:pStyle w:val="aff3"/>
        <w:rPr>
          <w:sz w:val="22"/>
          <w:szCs w:val="22"/>
        </w:rPr>
      </w:pPr>
      <w:r w:rsidRPr="00811A37">
        <w:rPr>
          <w:sz w:val="22"/>
          <w:szCs w:val="22"/>
        </w:rPr>
        <w:t>БОРИС</w:t>
      </w:r>
    </w:p>
    <w:p w14:paraId="2DFAB486" w14:textId="77777777" w:rsidR="00457FD9" w:rsidRPr="00811A37" w:rsidRDefault="00457FD9" w:rsidP="00457FD9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 xml:space="preserve">Вера просит нас уйти. В её </w:t>
      </w:r>
      <w:proofErr w:type="spellStart"/>
      <w:r w:rsidRPr="00811A37">
        <w:rPr>
          <w:sz w:val="22"/>
          <w:szCs w:val="22"/>
        </w:rPr>
        <w:t>бефеле</w:t>
      </w:r>
      <w:proofErr w:type="spellEnd"/>
      <w:r w:rsidRPr="00811A37">
        <w:rPr>
          <w:sz w:val="22"/>
          <w:szCs w:val="22"/>
        </w:rPr>
        <w:t xml:space="preserve"> чёрным по белому написано, что за укрывательство евреев ей грозит смерть.</w:t>
      </w:r>
    </w:p>
    <w:p w14:paraId="05EC5106" w14:textId="77777777" w:rsidR="00457FD9" w:rsidRPr="00811A37" w:rsidRDefault="00457FD9" w:rsidP="00457FD9">
      <w:pPr>
        <w:pStyle w:val="aff3"/>
        <w:rPr>
          <w:sz w:val="22"/>
          <w:szCs w:val="22"/>
        </w:rPr>
      </w:pPr>
      <w:r w:rsidRPr="00811A37">
        <w:rPr>
          <w:sz w:val="22"/>
          <w:szCs w:val="22"/>
        </w:rPr>
        <w:t>МИРРА</w:t>
      </w:r>
    </w:p>
    <w:p w14:paraId="55ED0C93" w14:textId="77777777" w:rsidR="00457FD9" w:rsidRPr="00811A37" w:rsidRDefault="00457FD9" w:rsidP="00457FD9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Угрожала тебе? А с виду такая, ты посмотри на неё---</w:t>
      </w:r>
    </w:p>
    <w:p w14:paraId="0208427E" w14:textId="77777777" w:rsidR="00457FD9" w:rsidRPr="00811A37" w:rsidRDefault="00457FD9" w:rsidP="00457FD9">
      <w:pPr>
        <w:pStyle w:val="aff3"/>
        <w:rPr>
          <w:sz w:val="22"/>
          <w:szCs w:val="22"/>
        </w:rPr>
      </w:pPr>
      <w:r w:rsidRPr="00811A37">
        <w:rPr>
          <w:sz w:val="22"/>
          <w:szCs w:val="22"/>
        </w:rPr>
        <w:t>БОРИС</w:t>
      </w:r>
    </w:p>
    <w:p w14:paraId="11EB7C25" w14:textId="77777777" w:rsidR="00457FD9" w:rsidRPr="00811A37" w:rsidRDefault="00457FD9" w:rsidP="00457FD9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Да перестань ты! За одного еврея ящик тушёнки дают! Тут посмотри сколько людей!</w:t>
      </w:r>
    </w:p>
    <w:p w14:paraId="12065CE8" w14:textId="77777777" w:rsidR="00457FD9" w:rsidRPr="00811A37" w:rsidRDefault="00457FD9" w:rsidP="00457FD9">
      <w:pPr>
        <w:pStyle w:val="aff3"/>
        <w:rPr>
          <w:sz w:val="22"/>
          <w:szCs w:val="22"/>
        </w:rPr>
      </w:pPr>
      <w:r w:rsidRPr="00811A37">
        <w:rPr>
          <w:sz w:val="22"/>
          <w:szCs w:val="22"/>
        </w:rPr>
        <w:t>МИРРА</w:t>
      </w:r>
    </w:p>
    <w:p w14:paraId="1926E303" w14:textId="77777777" w:rsidR="00457FD9" w:rsidRPr="00811A37" w:rsidRDefault="00457FD9" w:rsidP="00457FD9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А Рая?</w:t>
      </w:r>
    </w:p>
    <w:p w14:paraId="03DF9C72" w14:textId="77777777" w:rsidR="00457FD9" w:rsidRPr="00811A37" w:rsidRDefault="00457FD9" w:rsidP="00457FD9">
      <w:pPr>
        <w:pStyle w:val="aff3"/>
        <w:rPr>
          <w:sz w:val="22"/>
          <w:szCs w:val="22"/>
        </w:rPr>
      </w:pPr>
      <w:r w:rsidRPr="00811A37">
        <w:rPr>
          <w:sz w:val="22"/>
          <w:szCs w:val="22"/>
        </w:rPr>
        <w:t>БОРИС</w:t>
      </w:r>
    </w:p>
    <w:p w14:paraId="3481774A" w14:textId="77777777" w:rsidR="00457FD9" w:rsidRPr="00811A37" w:rsidRDefault="00457FD9" w:rsidP="00457FD9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Будет с Верой.</w:t>
      </w:r>
    </w:p>
    <w:p w14:paraId="65CA1C5C" w14:textId="77777777" w:rsidR="00457FD9" w:rsidRPr="00811A37" w:rsidRDefault="00457FD9" w:rsidP="00457FD9">
      <w:pPr>
        <w:pStyle w:val="aff3"/>
        <w:rPr>
          <w:sz w:val="22"/>
          <w:szCs w:val="22"/>
        </w:rPr>
      </w:pPr>
      <w:r w:rsidRPr="00811A37">
        <w:rPr>
          <w:sz w:val="22"/>
          <w:szCs w:val="22"/>
        </w:rPr>
        <w:t>МИРРА</w:t>
      </w:r>
    </w:p>
    <w:p w14:paraId="15AEE465" w14:textId="77777777" w:rsidR="00457FD9" w:rsidRPr="00811A37" w:rsidRDefault="00457FD9" w:rsidP="00457FD9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Её не сдадут?</w:t>
      </w:r>
    </w:p>
    <w:p w14:paraId="717CAA8A" w14:textId="77777777" w:rsidR="00457FD9" w:rsidRPr="00811A37" w:rsidRDefault="00457FD9" w:rsidP="00457FD9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>Борис молчит.</w:t>
      </w:r>
    </w:p>
    <w:p w14:paraId="56A764A5" w14:textId="77777777" w:rsidR="00457FD9" w:rsidRPr="00811A37" w:rsidRDefault="00457FD9" w:rsidP="00457FD9">
      <w:pPr>
        <w:pStyle w:val="aff3"/>
        <w:rPr>
          <w:sz w:val="22"/>
          <w:szCs w:val="22"/>
        </w:rPr>
      </w:pPr>
      <w:r w:rsidRPr="00811A37">
        <w:rPr>
          <w:sz w:val="22"/>
          <w:szCs w:val="22"/>
        </w:rPr>
        <w:t>МИРРА</w:t>
      </w:r>
    </w:p>
    <w:p w14:paraId="6ECCF929" w14:textId="77777777" w:rsidR="00457FD9" w:rsidRPr="00811A37" w:rsidRDefault="00457FD9" w:rsidP="00457FD9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Вот именно!</w:t>
      </w:r>
    </w:p>
    <w:p w14:paraId="487F9753" w14:textId="77777777" w:rsidR="00457FD9" w:rsidRPr="00811A37" w:rsidRDefault="00457FD9" w:rsidP="00457FD9">
      <w:pPr>
        <w:pStyle w:val="aff3"/>
        <w:rPr>
          <w:sz w:val="22"/>
          <w:szCs w:val="22"/>
        </w:rPr>
      </w:pPr>
      <w:r w:rsidRPr="00811A37">
        <w:rPr>
          <w:sz w:val="22"/>
          <w:szCs w:val="22"/>
        </w:rPr>
        <w:t>БОРИС</w:t>
      </w:r>
    </w:p>
    <w:p w14:paraId="61DD27B0" w14:textId="77777777" w:rsidR="00457FD9" w:rsidRPr="00811A37" w:rsidRDefault="00457FD9" w:rsidP="00457FD9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 xml:space="preserve">Вера что-нибудь придумает, я уверен. Она мне пообещала. Утром немцы придут с проверкой, ты </w:t>
      </w:r>
      <w:proofErr w:type="gramStart"/>
      <w:r w:rsidRPr="00811A37">
        <w:rPr>
          <w:sz w:val="22"/>
          <w:szCs w:val="22"/>
        </w:rPr>
        <w:t>хочешь</w:t>
      </w:r>
      <w:proofErr w:type="gramEnd"/>
      <w:r w:rsidRPr="00811A37">
        <w:rPr>
          <w:sz w:val="22"/>
          <w:szCs w:val="22"/>
        </w:rPr>
        <w:t xml:space="preserve"> чтобы Рая стала сиротой уже завтра?</w:t>
      </w:r>
    </w:p>
    <w:p w14:paraId="7C487149" w14:textId="77777777" w:rsidR="00457FD9" w:rsidRPr="00811A37" w:rsidRDefault="00457FD9" w:rsidP="00457FD9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>Мирра молчит.</w:t>
      </w:r>
    </w:p>
    <w:p w14:paraId="022F025F" w14:textId="77777777" w:rsidR="00457FD9" w:rsidRPr="00811A37" w:rsidRDefault="00457FD9" w:rsidP="00457FD9">
      <w:pPr>
        <w:pStyle w:val="aff3"/>
        <w:rPr>
          <w:sz w:val="22"/>
          <w:szCs w:val="22"/>
        </w:rPr>
      </w:pPr>
      <w:r w:rsidRPr="00811A37">
        <w:rPr>
          <w:sz w:val="22"/>
          <w:szCs w:val="22"/>
        </w:rPr>
        <w:lastRenderedPageBreak/>
        <w:t>БОРИС</w:t>
      </w:r>
    </w:p>
    <w:p w14:paraId="607AABEF" w14:textId="77777777" w:rsidR="00457FD9" w:rsidRPr="00811A37" w:rsidRDefault="00457FD9" w:rsidP="00457FD9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Нам надо спешить. Разместимся у тёти Фени.</w:t>
      </w:r>
    </w:p>
    <w:p w14:paraId="5D22DD38" w14:textId="77777777" w:rsidR="00457FD9" w:rsidRPr="00811A37" w:rsidRDefault="00457FD9" w:rsidP="00457FD9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 xml:space="preserve">Борис берёт Мирру за руку и настойчиво тащит из больницы. Кочкин, подслушивает из палаты, подглядывая в щель, видит, как </w:t>
      </w:r>
      <w:proofErr w:type="spellStart"/>
      <w:r w:rsidRPr="00811A37">
        <w:rPr>
          <w:sz w:val="22"/>
          <w:szCs w:val="22"/>
        </w:rPr>
        <w:t>Блитштейны</w:t>
      </w:r>
      <w:proofErr w:type="spellEnd"/>
      <w:r w:rsidRPr="00811A37">
        <w:rPr>
          <w:sz w:val="22"/>
          <w:szCs w:val="22"/>
        </w:rPr>
        <w:t xml:space="preserve"> уходя вниз по лестнице.</w:t>
      </w:r>
    </w:p>
    <w:p w14:paraId="13FD9FF3" w14:textId="77777777" w:rsidR="00457FD9" w:rsidRPr="00811A37" w:rsidRDefault="00457FD9" w:rsidP="00457FD9">
      <w:pPr>
        <w:pStyle w:val="aff6"/>
        <w:ind w:left="0"/>
        <w:rPr>
          <w:sz w:val="22"/>
          <w:szCs w:val="22"/>
        </w:rPr>
      </w:pPr>
    </w:p>
    <w:p w14:paraId="50DAD437" w14:textId="4914BC1D" w:rsidR="002D739E" w:rsidRPr="00811A37" w:rsidRDefault="002D739E" w:rsidP="002D739E">
      <w:pPr>
        <w:pStyle w:val="aff2"/>
        <w:rPr>
          <w:sz w:val="22"/>
          <w:szCs w:val="22"/>
        </w:rPr>
      </w:pPr>
      <w:r w:rsidRPr="00811A37">
        <w:rPr>
          <w:sz w:val="22"/>
          <w:szCs w:val="22"/>
        </w:rPr>
        <w:t>1-</w:t>
      </w:r>
      <w:proofErr w:type="gramStart"/>
      <w:r w:rsidRPr="00811A37">
        <w:rPr>
          <w:sz w:val="22"/>
          <w:szCs w:val="22"/>
        </w:rPr>
        <w:t>29.Инт</w:t>
      </w:r>
      <w:proofErr w:type="gramEnd"/>
      <w:r w:rsidRPr="00811A37">
        <w:rPr>
          <w:sz w:val="22"/>
          <w:szCs w:val="22"/>
        </w:rPr>
        <w:t>. Квартира Ланской. веЧер</w:t>
      </w:r>
    </w:p>
    <w:p w14:paraId="760C307F" w14:textId="77777777" w:rsidR="002D739E" w:rsidRPr="00811A37" w:rsidRDefault="002D739E" w:rsidP="002D739E">
      <w:pPr>
        <w:pStyle w:val="aff4"/>
        <w:rPr>
          <w:sz w:val="22"/>
          <w:szCs w:val="22"/>
        </w:rPr>
      </w:pPr>
      <w:proofErr w:type="spellStart"/>
      <w:r w:rsidRPr="00811A37">
        <w:rPr>
          <w:sz w:val="22"/>
          <w:szCs w:val="22"/>
        </w:rPr>
        <w:t>Ланская</w:t>
      </w:r>
      <w:proofErr w:type="spellEnd"/>
      <w:r w:rsidRPr="00811A37">
        <w:rPr>
          <w:sz w:val="22"/>
          <w:szCs w:val="22"/>
        </w:rPr>
        <w:t xml:space="preserve"> расхаживает по комнате. Дверь открывается, входит Винокуров с деревянным ящиком в руках.</w:t>
      </w:r>
    </w:p>
    <w:p w14:paraId="4CAD7544" w14:textId="77777777" w:rsidR="002D739E" w:rsidRPr="00811A37" w:rsidRDefault="002D739E" w:rsidP="002D739E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Ланская</w:t>
      </w:r>
    </w:p>
    <w:p w14:paraId="35789895" w14:textId="77777777" w:rsidR="002D739E" w:rsidRPr="00811A37" w:rsidRDefault="002D739E" w:rsidP="002D739E">
      <w:pPr>
        <w:pStyle w:val="aff5"/>
        <w:rPr>
          <w:sz w:val="22"/>
          <w:szCs w:val="22"/>
        </w:rPr>
      </w:pPr>
      <w:r w:rsidRPr="00811A37">
        <w:rPr>
          <w:sz w:val="22"/>
          <w:szCs w:val="22"/>
        </w:rPr>
        <w:t xml:space="preserve">(вскидывает руки) </w:t>
      </w:r>
    </w:p>
    <w:p w14:paraId="6E824EAA" w14:textId="40876393" w:rsidR="002D739E" w:rsidRPr="00811A37" w:rsidRDefault="002D739E" w:rsidP="002D739E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 xml:space="preserve">Явился, наконец! </w:t>
      </w:r>
    </w:p>
    <w:p w14:paraId="1810B4FD" w14:textId="77777777" w:rsidR="002D739E" w:rsidRPr="00811A37" w:rsidRDefault="002D739E" w:rsidP="002D739E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 xml:space="preserve">Выходит Марта. </w:t>
      </w:r>
    </w:p>
    <w:p w14:paraId="53FC10AC" w14:textId="77777777" w:rsidR="002D739E" w:rsidRPr="00811A37" w:rsidRDefault="002D739E" w:rsidP="002D739E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Винокуров</w:t>
      </w:r>
    </w:p>
    <w:p w14:paraId="08186A42" w14:textId="77777777" w:rsidR="002D739E" w:rsidRPr="00811A37" w:rsidRDefault="002D739E" w:rsidP="002D739E">
      <w:pPr>
        <w:pStyle w:val="aff5"/>
        <w:rPr>
          <w:sz w:val="22"/>
          <w:szCs w:val="22"/>
        </w:rPr>
      </w:pPr>
      <w:r w:rsidRPr="00811A37">
        <w:rPr>
          <w:sz w:val="22"/>
          <w:szCs w:val="22"/>
        </w:rPr>
        <w:t>(протягивает ей ящик)</w:t>
      </w:r>
    </w:p>
    <w:p w14:paraId="2BB11C4D" w14:textId="77777777" w:rsidR="002D739E" w:rsidRPr="00811A37" w:rsidRDefault="002D739E" w:rsidP="002D739E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Марта, накрывайте на стол.</w:t>
      </w:r>
    </w:p>
    <w:p w14:paraId="449783E6" w14:textId="77777777" w:rsidR="002D739E" w:rsidRPr="00811A37" w:rsidRDefault="002D739E" w:rsidP="002D739E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 xml:space="preserve">Марта идет к столу, начинает выкладывать продукты в немецких упаковках. Винокуров подходит к Ланской, пытается ее обнять, </w:t>
      </w:r>
      <w:proofErr w:type="spellStart"/>
      <w:r w:rsidRPr="00811A37">
        <w:rPr>
          <w:sz w:val="22"/>
          <w:szCs w:val="22"/>
        </w:rPr>
        <w:t>Ланская</w:t>
      </w:r>
      <w:proofErr w:type="spellEnd"/>
      <w:r w:rsidRPr="00811A37">
        <w:rPr>
          <w:sz w:val="22"/>
          <w:szCs w:val="22"/>
        </w:rPr>
        <w:t xml:space="preserve"> отстраняет его.</w:t>
      </w:r>
    </w:p>
    <w:p w14:paraId="03ABE4CD" w14:textId="77777777" w:rsidR="002D739E" w:rsidRPr="00811A37" w:rsidRDefault="002D739E" w:rsidP="002D739E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Ланская</w:t>
      </w:r>
    </w:p>
    <w:p w14:paraId="74754291" w14:textId="77777777" w:rsidR="002D739E" w:rsidRPr="00811A37" w:rsidRDefault="002D739E" w:rsidP="002D739E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Что все это значит?</w:t>
      </w:r>
    </w:p>
    <w:p w14:paraId="5187BA6C" w14:textId="77777777" w:rsidR="002D739E" w:rsidRPr="00811A37" w:rsidRDefault="002D739E" w:rsidP="002D739E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Винокуров</w:t>
      </w:r>
    </w:p>
    <w:p w14:paraId="5F07A3EA" w14:textId="77777777" w:rsidR="002D739E" w:rsidRPr="00811A37" w:rsidRDefault="002D739E" w:rsidP="002D739E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Это значит, что теперь у нас будет прекрасный ужин.</w:t>
      </w:r>
    </w:p>
    <w:p w14:paraId="43282A50" w14:textId="77777777" w:rsidR="002D739E" w:rsidRPr="00811A37" w:rsidRDefault="002D739E" w:rsidP="002D739E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>Марта нарезает сыр.</w:t>
      </w:r>
    </w:p>
    <w:p w14:paraId="76EC24E3" w14:textId="77777777" w:rsidR="002D739E" w:rsidRPr="00811A37" w:rsidRDefault="002D739E" w:rsidP="002D739E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Марта</w:t>
      </w:r>
    </w:p>
    <w:p w14:paraId="5C5012E5" w14:textId="77777777" w:rsidR="002D739E" w:rsidRPr="00811A37" w:rsidRDefault="002D739E" w:rsidP="002D739E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Да еще какой!</w:t>
      </w:r>
    </w:p>
    <w:p w14:paraId="06F1D3C1" w14:textId="77777777" w:rsidR="002D739E" w:rsidRPr="00811A37" w:rsidRDefault="002D739E" w:rsidP="002D739E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Ланская</w:t>
      </w:r>
    </w:p>
    <w:p w14:paraId="0655508F" w14:textId="77777777" w:rsidR="002D739E" w:rsidRPr="00811A37" w:rsidRDefault="002D739E" w:rsidP="002D739E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Оставьте еду! Почему мы вообще здесь?</w:t>
      </w:r>
    </w:p>
    <w:p w14:paraId="12002F55" w14:textId="77777777" w:rsidR="002D739E" w:rsidRPr="00811A37" w:rsidRDefault="002D739E" w:rsidP="002D739E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Винокуров</w:t>
      </w:r>
    </w:p>
    <w:p w14:paraId="2C2477E4" w14:textId="77777777" w:rsidR="002D739E" w:rsidRPr="00811A37" w:rsidRDefault="002D739E" w:rsidP="002D739E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Верещагин не дождался нас и уехал.</w:t>
      </w:r>
    </w:p>
    <w:p w14:paraId="0E183F85" w14:textId="77777777" w:rsidR="002D739E" w:rsidRPr="00811A37" w:rsidRDefault="002D739E" w:rsidP="002D739E">
      <w:pPr>
        <w:pStyle w:val="aff4"/>
        <w:rPr>
          <w:sz w:val="22"/>
          <w:szCs w:val="22"/>
        </w:rPr>
      </w:pPr>
      <w:proofErr w:type="spellStart"/>
      <w:r w:rsidRPr="00811A37">
        <w:rPr>
          <w:sz w:val="22"/>
          <w:szCs w:val="22"/>
        </w:rPr>
        <w:t>Ланская</w:t>
      </w:r>
      <w:proofErr w:type="spellEnd"/>
      <w:r w:rsidRPr="00811A37">
        <w:rPr>
          <w:sz w:val="22"/>
          <w:szCs w:val="22"/>
        </w:rPr>
        <w:t xml:space="preserve"> падает на кушетку.</w:t>
      </w:r>
    </w:p>
    <w:p w14:paraId="5349950D" w14:textId="77777777" w:rsidR="002D739E" w:rsidRPr="00811A37" w:rsidRDefault="002D739E" w:rsidP="002D739E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Ланская</w:t>
      </w:r>
    </w:p>
    <w:p w14:paraId="48E7F55B" w14:textId="77777777" w:rsidR="002D739E" w:rsidRPr="00811A37" w:rsidRDefault="002D739E" w:rsidP="002D739E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 xml:space="preserve">И это после всего… </w:t>
      </w:r>
    </w:p>
    <w:p w14:paraId="05BC718A" w14:textId="77777777" w:rsidR="002D739E" w:rsidRPr="00811A37" w:rsidRDefault="002D739E" w:rsidP="002D739E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Винокуров</w:t>
      </w:r>
    </w:p>
    <w:p w14:paraId="295C6791" w14:textId="77777777" w:rsidR="002D739E" w:rsidRPr="00811A37" w:rsidRDefault="002D739E" w:rsidP="002D739E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 xml:space="preserve">В таких ситуациях узнаешь истинную природу людей. </w:t>
      </w:r>
    </w:p>
    <w:p w14:paraId="58FDF480" w14:textId="7DAFA3AA" w:rsidR="002D739E" w:rsidRPr="00811A37" w:rsidRDefault="002D739E" w:rsidP="002D739E">
      <w:pPr>
        <w:pStyle w:val="aff4"/>
        <w:rPr>
          <w:sz w:val="22"/>
          <w:szCs w:val="22"/>
        </w:rPr>
      </w:pPr>
      <w:proofErr w:type="spellStart"/>
      <w:r w:rsidRPr="00811A37">
        <w:rPr>
          <w:sz w:val="22"/>
          <w:szCs w:val="22"/>
        </w:rPr>
        <w:t>Ланская</w:t>
      </w:r>
      <w:proofErr w:type="spellEnd"/>
      <w:r w:rsidRPr="00811A37">
        <w:rPr>
          <w:sz w:val="22"/>
          <w:szCs w:val="22"/>
        </w:rPr>
        <w:t xml:space="preserve"> внимательно смотрит на него</w:t>
      </w:r>
      <w:r w:rsidR="00702941" w:rsidRPr="00811A37">
        <w:rPr>
          <w:sz w:val="22"/>
          <w:szCs w:val="22"/>
        </w:rPr>
        <w:t>.</w:t>
      </w:r>
    </w:p>
    <w:p w14:paraId="2199AFA3" w14:textId="77777777" w:rsidR="002D739E" w:rsidRPr="00811A37" w:rsidRDefault="002D739E" w:rsidP="002D739E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lastRenderedPageBreak/>
        <w:t>Ланская</w:t>
      </w:r>
    </w:p>
    <w:p w14:paraId="1FF3D197" w14:textId="77777777" w:rsidR="002D739E" w:rsidRPr="00811A37" w:rsidRDefault="002D739E" w:rsidP="002D739E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Ну хорошо, а ты где был?</w:t>
      </w:r>
    </w:p>
    <w:p w14:paraId="67BC4B5F" w14:textId="77777777" w:rsidR="002D739E" w:rsidRPr="00811A37" w:rsidRDefault="002D739E" w:rsidP="002D739E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Винокуров</w:t>
      </w:r>
    </w:p>
    <w:p w14:paraId="3DA45A39" w14:textId="77777777" w:rsidR="002D739E" w:rsidRPr="00811A37" w:rsidRDefault="002D739E" w:rsidP="002D739E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 xml:space="preserve">Меня схватили на улице. Хотели расстрелять, но дедов язык не подвел. Когда они узнали, что у нас немецкий дома был родной, тут же заставили меня переводить. Остальное ты видела. </w:t>
      </w:r>
    </w:p>
    <w:p w14:paraId="652606F6" w14:textId="77777777" w:rsidR="002D739E" w:rsidRPr="00811A37" w:rsidRDefault="002D739E" w:rsidP="002D739E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Ланская</w:t>
      </w:r>
    </w:p>
    <w:p w14:paraId="7EE5E56D" w14:textId="77777777" w:rsidR="002D739E" w:rsidRPr="00811A37" w:rsidRDefault="002D739E" w:rsidP="002D739E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 xml:space="preserve">Я не знаю, что я видела. </w:t>
      </w:r>
    </w:p>
    <w:p w14:paraId="549F9389" w14:textId="77777777" w:rsidR="002D739E" w:rsidRPr="00811A37" w:rsidRDefault="002D739E" w:rsidP="002D739E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Винокуров</w:t>
      </w:r>
    </w:p>
    <w:p w14:paraId="08EBE23D" w14:textId="77777777" w:rsidR="002D739E" w:rsidRPr="00811A37" w:rsidRDefault="002D739E" w:rsidP="002D739E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Так, на голодный желудок такие разговоры ни к чему не приведут. Давайте-ка ужинать.</w:t>
      </w:r>
    </w:p>
    <w:p w14:paraId="5C52EE1D" w14:textId="77777777" w:rsidR="002D739E" w:rsidRPr="00811A37" w:rsidRDefault="002D739E" w:rsidP="002D739E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 xml:space="preserve">Винокуров подходит к столу, отодвигает Ланской стул, приглашает ее сесть. </w:t>
      </w:r>
      <w:proofErr w:type="spellStart"/>
      <w:r w:rsidRPr="00811A37">
        <w:rPr>
          <w:sz w:val="22"/>
          <w:szCs w:val="22"/>
        </w:rPr>
        <w:t>Ланская</w:t>
      </w:r>
      <w:proofErr w:type="spellEnd"/>
      <w:r w:rsidRPr="00811A37">
        <w:rPr>
          <w:sz w:val="22"/>
          <w:szCs w:val="22"/>
        </w:rPr>
        <w:t xml:space="preserve"> подходит, садится. Винокуров начинает открывать бутылку вина.</w:t>
      </w:r>
    </w:p>
    <w:p w14:paraId="7485B1F6" w14:textId="77777777" w:rsidR="002D739E" w:rsidRPr="00811A37" w:rsidRDefault="002D739E" w:rsidP="002D739E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Ланская</w:t>
      </w:r>
    </w:p>
    <w:p w14:paraId="6CA5C1C4" w14:textId="738B4092" w:rsidR="003C4949" w:rsidRPr="00811A37" w:rsidRDefault="003C4949" w:rsidP="003C4949">
      <w:pPr>
        <w:pStyle w:val="aff5"/>
        <w:rPr>
          <w:sz w:val="22"/>
          <w:szCs w:val="22"/>
        </w:rPr>
      </w:pPr>
      <w:r w:rsidRPr="00811A37">
        <w:rPr>
          <w:sz w:val="22"/>
          <w:szCs w:val="22"/>
        </w:rPr>
        <w:t>(кивая на продукты)</w:t>
      </w:r>
    </w:p>
    <w:p w14:paraId="48092BFE" w14:textId="5575F652" w:rsidR="002D739E" w:rsidRPr="00811A37" w:rsidRDefault="003C4949" w:rsidP="002D739E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З</w:t>
      </w:r>
      <w:r w:rsidR="002D739E" w:rsidRPr="00811A37">
        <w:rPr>
          <w:sz w:val="22"/>
          <w:szCs w:val="22"/>
        </w:rPr>
        <w:t>а что это все?</w:t>
      </w:r>
    </w:p>
    <w:p w14:paraId="22E99241" w14:textId="77777777" w:rsidR="002D739E" w:rsidRPr="00811A37" w:rsidRDefault="002D739E" w:rsidP="002D739E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Винокуров</w:t>
      </w:r>
    </w:p>
    <w:p w14:paraId="759C9F6D" w14:textId="77777777" w:rsidR="002D739E" w:rsidRPr="00811A37" w:rsidRDefault="002D739E" w:rsidP="002D739E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Я поработал переводчиком и получил за это еду, вот и все.</w:t>
      </w:r>
    </w:p>
    <w:p w14:paraId="149D144F" w14:textId="77777777" w:rsidR="002D739E" w:rsidRPr="00811A37" w:rsidRDefault="002D739E" w:rsidP="002D739E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Ланская</w:t>
      </w:r>
    </w:p>
    <w:p w14:paraId="6920C9FA" w14:textId="77777777" w:rsidR="002D739E" w:rsidRPr="00811A37" w:rsidRDefault="002D739E" w:rsidP="002D739E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 xml:space="preserve">Но это же… </w:t>
      </w:r>
    </w:p>
    <w:p w14:paraId="29F16D43" w14:textId="77777777" w:rsidR="002D739E" w:rsidRPr="00811A37" w:rsidRDefault="002D739E" w:rsidP="002D739E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Винокуров</w:t>
      </w:r>
    </w:p>
    <w:p w14:paraId="2DF97D55" w14:textId="77777777" w:rsidR="002D739E" w:rsidRPr="00811A37" w:rsidRDefault="002D739E" w:rsidP="002D739E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 xml:space="preserve">Я никого не предал, если ты об этом. Информацию нужно было донести, я это сделал. </w:t>
      </w:r>
    </w:p>
    <w:p w14:paraId="5749DF1F" w14:textId="77777777" w:rsidR="002D739E" w:rsidRPr="00811A37" w:rsidRDefault="002D739E" w:rsidP="002D739E">
      <w:pPr>
        <w:pStyle w:val="aff4"/>
        <w:rPr>
          <w:sz w:val="22"/>
          <w:szCs w:val="22"/>
        </w:rPr>
      </w:pPr>
      <w:proofErr w:type="spellStart"/>
      <w:r w:rsidRPr="00811A37">
        <w:rPr>
          <w:sz w:val="22"/>
          <w:szCs w:val="22"/>
        </w:rPr>
        <w:t>Ланская</w:t>
      </w:r>
      <w:proofErr w:type="spellEnd"/>
      <w:r w:rsidRPr="00811A37">
        <w:rPr>
          <w:sz w:val="22"/>
          <w:szCs w:val="22"/>
        </w:rPr>
        <w:t xml:space="preserve"> хочет встать.</w:t>
      </w:r>
    </w:p>
    <w:p w14:paraId="48019FC6" w14:textId="77777777" w:rsidR="002D739E" w:rsidRPr="00811A37" w:rsidRDefault="002D739E" w:rsidP="002D739E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Ланская</w:t>
      </w:r>
    </w:p>
    <w:p w14:paraId="015B3DE9" w14:textId="77777777" w:rsidR="002D739E" w:rsidRPr="00811A37" w:rsidRDefault="002D739E" w:rsidP="002D739E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Я не хочу работать на врага и не хочу, чтобы ты работал.</w:t>
      </w:r>
    </w:p>
    <w:p w14:paraId="2462B1FE" w14:textId="77777777" w:rsidR="002D739E" w:rsidRPr="00811A37" w:rsidRDefault="002D739E" w:rsidP="002D739E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>Винокуров рукой опускает ее на место, начинает разливать вино.</w:t>
      </w:r>
    </w:p>
    <w:p w14:paraId="79532667" w14:textId="77777777" w:rsidR="002D739E" w:rsidRPr="00811A37" w:rsidRDefault="002D739E" w:rsidP="002D739E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Винокуров</w:t>
      </w:r>
    </w:p>
    <w:p w14:paraId="05F52D8D" w14:textId="77777777" w:rsidR="002D739E" w:rsidRPr="00811A37" w:rsidRDefault="002D739E" w:rsidP="002D739E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 xml:space="preserve">Работать все равно придется. Можно переводить, а можно рыть окопы и дохнуть в грязи. Выбор такой, другого нет. Теперь они здесь хозяева.  </w:t>
      </w:r>
    </w:p>
    <w:p w14:paraId="29E13A23" w14:textId="77777777" w:rsidR="002D739E" w:rsidRPr="00811A37" w:rsidRDefault="002D739E" w:rsidP="002D739E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>Он садится напротив Ланской, поднимает бокал.</w:t>
      </w:r>
    </w:p>
    <w:p w14:paraId="4080283B" w14:textId="77777777" w:rsidR="002D739E" w:rsidRPr="00811A37" w:rsidRDefault="002D739E" w:rsidP="002D739E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Винокуров</w:t>
      </w:r>
    </w:p>
    <w:p w14:paraId="0F943F45" w14:textId="4DBDD5E6" w:rsidR="002D739E" w:rsidRPr="00811A37" w:rsidRDefault="002D739E" w:rsidP="002D739E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Ваше здоровье</w:t>
      </w:r>
      <w:r w:rsidR="003C4949" w:rsidRPr="00811A37">
        <w:rPr>
          <w:sz w:val="22"/>
          <w:szCs w:val="22"/>
        </w:rPr>
        <w:t>, моя дорогая.</w:t>
      </w:r>
    </w:p>
    <w:p w14:paraId="1CA55E1B" w14:textId="3749EDA2" w:rsidR="003C4949" w:rsidRPr="00811A37" w:rsidRDefault="003C4949" w:rsidP="003C4949">
      <w:pPr>
        <w:pStyle w:val="aff4"/>
        <w:rPr>
          <w:sz w:val="22"/>
          <w:szCs w:val="22"/>
        </w:rPr>
      </w:pPr>
      <w:proofErr w:type="spellStart"/>
      <w:r w:rsidRPr="00811A37">
        <w:rPr>
          <w:sz w:val="22"/>
          <w:szCs w:val="22"/>
        </w:rPr>
        <w:t>Ланская</w:t>
      </w:r>
      <w:proofErr w:type="spellEnd"/>
      <w:r w:rsidRPr="00811A37">
        <w:rPr>
          <w:sz w:val="22"/>
          <w:szCs w:val="22"/>
        </w:rPr>
        <w:t xml:space="preserve"> смотрит на мужа, будто не узнаёт его.</w:t>
      </w:r>
    </w:p>
    <w:p w14:paraId="5FB8D546" w14:textId="77777777" w:rsidR="002D739E" w:rsidRPr="00811A37" w:rsidRDefault="002D739E" w:rsidP="0004477C">
      <w:pPr>
        <w:pStyle w:val="aff6"/>
        <w:ind w:left="0"/>
        <w:rPr>
          <w:sz w:val="22"/>
          <w:szCs w:val="22"/>
        </w:rPr>
      </w:pPr>
    </w:p>
    <w:p w14:paraId="38E5835D" w14:textId="77777777" w:rsidR="00B0457C" w:rsidRPr="00811A37" w:rsidRDefault="00B0457C" w:rsidP="00B0457C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Конец первой серии</w:t>
      </w:r>
    </w:p>
    <w:p w14:paraId="57ED6053" w14:textId="77777777" w:rsidR="00B0457C" w:rsidRPr="00811A37" w:rsidRDefault="00B0457C" w:rsidP="00B0457C">
      <w:pPr>
        <w:pStyle w:val="aff6"/>
        <w:rPr>
          <w:sz w:val="22"/>
          <w:szCs w:val="22"/>
        </w:rPr>
      </w:pPr>
    </w:p>
    <w:p w14:paraId="48952C50" w14:textId="77777777" w:rsidR="00B0457C" w:rsidRPr="00811A37" w:rsidRDefault="00B0457C" w:rsidP="00B0457C">
      <w:pPr>
        <w:pStyle w:val="aff6"/>
        <w:rPr>
          <w:sz w:val="22"/>
          <w:szCs w:val="22"/>
        </w:rPr>
      </w:pPr>
    </w:p>
    <w:p w14:paraId="3512B1E5" w14:textId="77777777" w:rsidR="00B0457C" w:rsidRPr="00811A37" w:rsidRDefault="00B0457C" w:rsidP="00B0457C">
      <w:pPr>
        <w:pStyle w:val="aff4"/>
        <w:rPr>
          <w:sz w:val="22"/>
          <w:szCs w:val="22"/>
        </w:rPr>
      </w:pPr>
    </w:p>
    <w:p w14:paraId="605D24D7" w14:textId="77777777" w:rsidR="00B0457C" w:rsidRPr="00811A37" w:rsidRDefault="00B0457C" w:rsidP="00B0457C">
      <w:pPr>
        <w:pStyle w:val="aff6"/>
        <w:rPr>
          <w:sz w:val="22"/>
          <w:szCs w:val="22"/>
        </w:rPr>
      </w:pPr>
    </w:p>
    <w:p w14:paraId="6ECB4689" w14:textId="77777777" w:rsidR="00B0457C" w:rsidRPr="00811A37" w:rsidRDefault="00B0457C" w:rsidP="00B0457C">
      <w:pPr>
        <w:pStyle w:val="aff4"/>
        <w:rPr>
          <w:sz w:val="22"/>
          <w:szCs w:val="22"/>
        </w:rPr>
      </w:pPr>
    </w:p>
    <w:p w14:paraId="37B6CA57" w14:textId="77777777" w:rsidR="00B0457C" w:rsidRPr="00811A37" w:rsidRDefault="00B0457C" w:rsidP="00B0457C">
      <w:pPr>
        <w:pStyle w:val="aff4"/>
        <w:rPr>
          <w:sz w:val="22"/>
          <w:szCs w:val="22"/>
        </w:rPr>
      </w:pPr>
    </w:p>
    <w:p w14:paraId="58220370" w14:textId="77777777" w:rsidR="00B0457C" w:rsidRPr="00811A37" w:rsidRDefault="00B0457C" w:rsidP="00F86DC8">
      <w:pPr>
        <w:pStyle w:val="aff4"/>
        <w:rPr>
          <w:sz w:val="22"/>
          <w:szCs w:val="22"/>
        </w:rPr>
      </w:pPr>
    </w:p>
    <w:p w14:paraId="0A040D22" w14:textId="77777777" w:rsidR="000F4CC4" w:rsidRPr="00811A37" w:rsidRDefault="000F4CC4" w:rsidP="000F4CC4">
      <w:pPr>
        <w:pStyle w:val="aff2"/>
        <w:rPr>
          <w:sz w:val="22"/>
          <w:szCs w:val="22"/>
        </w:rPr>
      </w:pPr>
    </w:p>
    <w:p w14:paraId="543EE82B" w14:textId="77777777" w:rsidR="002D739E" w:rsidRPr="00811A37" w:rsidRDefault="002D739E" w:rsidP="0079324B">
      <w:pPr>
        <w:pStyle w:val="aff6"/>
        <w:rPr>
          <w:sz w:val="22"/>
          <w:szCs w:val="22"/>
        </w:rPr>
      </w:pPr>
    </w:p>
    <w:p w14:paraId="3B812398" w14:textId="77777777" w:rsidR="0079324B" w:rsidRPr="00811A37" w:rsidRDefault="0079324B" w:rsidP="0055605B">
      <w:pPr>
        <w:pStyle w:val="aff4"/>
        <w:rPr>
          <w:sz w:val="22"/>
          <w:szCs w:val="22"/>
        </w:rPr>
      </w:pPr>
    </w:p>
    <w:p w14:paraId="414DEA9D" w14:textId="77777777" w:rsidR="0055605B" w:rsidRPr="00811A37" w:rsidRDefault="0055605B" w:rsidP="0055605B">
      <w:pPr>
        <w:pStyle w:val="aff6"/>
        <w:rPr>
          <w:sz w:val="22"/>
          <w:szCs w:val="22"/>
        </w:rPr>
      </w:pPr>
    </w:p>
    <w:p w14:paraId="4B1D5218" w14:textId="1E622433" w:rsidR="0055605B" w:rsidRPr="00811A37" w:rsidRDefault="0055605B" w:rsidP="0055605B">
      <w:pPr>
        <w:pStyle w:val="aff6"/>
        <w:rPr>
          <w:sz w:val="22"/>
          <w:szCs w:val="22"/>
        </w:rPr>
      </w:pPr>
    </w:p>
    <w:p w14:paraId="3B9F6EA0" w14:textId="4BE4C9C8" w:rsidR="0055605B" w:rsidRPr="00811A37" w:rsidRDefault="0055605B" w:rsidP="0055605B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 xml:space="preserve"> </w:t>
      </w:r>
    </w:p>
    <w:p w14:paraId="542E0DD3" w14:textId="77777777" w:rsidR="0055605B" w:rsidRPr="00811A37" w:rsidRDefault="0055605B" w:rsidP="0055605B">
      <w:pPr>
        <w:pStyle w:val="aff6"/>
        <w:rPr>
          <w:sz w:val="22"/>
          <w:szCs w:val="22"/>
        </w:rPr>
      </w:pPr>
    </w:p>
    <w:p w14:paraId="0F6664CD" w14:textId="77777777" w:rsidR="0055605B" w:rsidRPr="00811A37" w:rsidRDefault="0055605B" w:rsidP="009A537F">
      <w:pPr>
        <w:pStyle w:val="aff4"/>
        <w:rPr>
          <w:sz w:val="22"/>
          <w:szCs w:val="22"/>
        </w:rPr>
      </w:pPr>
    </w:p>
    <w:p w14:paraId="6BB9F32B" w14:textId="77777777" w:rsidR="009A537F" w:rsidRPr="00811A37" w:rsidRDefault="009A537F" w:rsidP="009A537F">
      <w:pPr>
        <w:pStyle w:val="aff4"/>
        <w:rPr>
          <w:sz w:val="22"/>
          <w:szCs w:val="22"/>
        </w:rPr>
      </w:pPr>
    </w:p>
    <w:p w14:paraId="7DF27FDF" w14:textId="77777777" w:rsidR="009A537F" w:rsidRPr="00811A37" w:rsidRDefault="009A537F" w:rsidP="00CA28E6">
      <w:pPr>
        <w:pStyle w:val="aff4"/>
        <w:rPr>
          <w:sz w:val="22"/>
          <w:szCs w:val="22"/>
        </w:rPr>
      </w:pPr>
    </w:p>
    <w:p w14:paraId="7D46FAEE" w14:textId="77777777" w:rsidR="00CA28E6" w:rsidRPr="00811A37" w:rsidRDefault="00CA28E6" w:rsidP="00CA28E6">
      <w:pPr>
        <w:pStyle w:val="aff4"/>
        <w:rPr>
          <w:sz w:val="22"/>
          <w:szCs w:val="22"/>
        </w:rPr>
      </w:pPr>
    </w:p>
    <w:p w14:paraId="290E23FB" w14:textId="77777777" w:rsidR="00CA28E6" w:rsidRPr="00811A37" w:rsidRDefault="00CA28E6" w:rsidP="006E27F2">
      <w:pPr>
        <w:pStyle w:val="aff6"/>
        <w:rPr>
          <w:sz w:val="22"/>
          <w:szCs w:val="22"/>
        </w:rPr>
      </w:pPr>
    </w:p>
    <w:p w14:paraId="673C580F" w14:textId="77777777" w:rsidR="006E27F2" w:rsidRPr="00811A37" w:rsidRDefault="006E27F2" w:rsidP="006E27F2">
      <w:pPr>
        <w:pStyle w:val="aff4"/>
        <w:rPr>
          <w:sz w:val="22"/>
          <w:szCs w:val="22"/>
        </w:rPr>
      </w:pPr>
    </w:p>
    <w:p w14:paraId="71D89674" w14:textId="77777777" w:rsidR="006E27F2" w:rsidRPr="00811A37" w:rsidRDefault="006E27F2" w:rsidP="00AF4ADB">
      <w:pPr>
        <w:pStyle w:val="aff6"/>
        <w:rPr>
          <w:sz w:val="22"/>
          <w:szCs w:val="22"/>
        </w:rPr>
      </w:pPr>
    </w:p>
    <w:p w14:paraId="2AF8FAE4" w14:textId="77777777" w:rsidR="00AF4ADB" w:rsidRPr="00811A37" w:rsidRDefault="00AF4ADB" w:rsidP="00AF4ADB">
      <w:pPr>
        <w:pStyle w:val="aff4"/>
        <w:rPr>
          <w:sz w:val="22"/>
          <w:szCs w:val="22"/>
        </w:rPr>
      </w:pPr>
    </w:p>
    <w:p w14:paraId="30277751" w14:textId="77777777" w:rsidR="00AF4ADB" w:rsidRPr="00811A37" w:rsidRDefault="00AF4ADB" w:rsidP="00AF4ADB">
      <w:pPr>
        <w:pStyle w:val="aff4"/>
        <w:rPr>
          <w:sz w:val="22"/>
          <w:szCs w:val="22"/>
        </w:rPr>
      </w:pPr>
    </w:p>
    <w:p w14:paraId="6FA4212A" w14:textId="77777777" w:rsidR="00AF4ADB" w:rsidRPr="00811A37" w:rsidRDefault="00AF4ADB" w:rsidP="00AF4ADB">
      <w:pPr>
        <w:pStyle w:val="aff4"/>
        <w:rPr>
          <w:sz w:val="22"/>
          <w:szCs w:val="22"/>
        </w:rPr>
      </w:pPr>
    </w:p>
    <w:p w14:paraId="713B945D" w14:textId="77777777" w:rsidR="00AF4ADB" w:rsidRPr="00811A37" w:rsidRDefault="00AF4ADB" w:rsidP="00AF4ADB">
      <w:pPr>
        <w:pStyle w:val="aff4"/>
        <w:rPr>
          <w:sz w:val="22"/>
          <w:szCs w:val="22"/>
        </w:rPr>
      </w:pPr>
    </w:p>
    <w:p w14:paraId="1544790A" w14:textId="77777777" w:rsidR="00AF4ADB" w:rsidRPr="00811A37" w:rsidRDefault="00AF4ADB" w:rsidP="0037068D">
      <w:pPr>
        <w:pStyle w:val="aff6"/>
        <w:rPr>
          <w:sz w:val="22"/>
          <w:szCs w:val="22"/>
        </w:rPr>
      </w:pPr>
    </w:p>
    <w:p w14:paraId="30A2D1DA" w14:textId="77777777" w:rsidR="002904B4" w:rsidRPr="00811A37" w:rsidRDefault="002904B4" w:rsidP="002904B4">
      <w:pPr>
        <w:pStyle w:val="aff4"/>
        <w:rPr>
          <w:sz w:val="22"/>
          <w:szCs w:val="22"/>
        </w:rPr>
      </w:pPr>
    </w:p>
    <w:p w14:paraId="1686EDB1" w14:textId="77777777" w:rsidR="002904B4" w:rsidRPr="00811A37" w:rsidRDefault="002904B4" w:rsidP="004126D3">
      <w:pPr>
        <w:pStyle w:val="aff6"/>
        <w:rPr>
          <w:sz w:val="22"/>
          <w:szCs w:val="22"/>
        </w:rPr>
      </w:pPr>
    </w:p>
    <w:p w14:paraId="55E0A926" w14:textId="77777777" w:rsidR="004126D3" w:rsidRPr="00811A37" w:rsidRDefault="004126D3" w:rsidP="004126D3">
      <w:pPr>
        <w:pStyle w:val="aff6"/>
        <w:rPr>
          <w:sz w:val="22"/>
          <w:szCs w:val="22"/>
        </w:rPr>
      </w:pPr>
    </w:p>
    <w:p w14:paraId="49240CBF" w14:textId="77777777" w:rsidR="004126D3" w:rsidRPr="00811A37" w:rsidRDefault="004126D3" w:rsidP="00177F07">
      <w:pPr>
        <w:pStyle w:val="aff4"/>
        <w:rPr>
          <w:sz w:val="22"/>
          <w:szCs w:val="22"/>
        </w:rPr>
      </w:pPr>
    </w:p>
    <w:p w14:paraId="77586997" w14:textId="77777777" w:rsidR="00177F07" w:rsidRPr="00811A37" w:rsidRDefault="00177F07" w:rsidP="00F3043E">
      <w:pPr>
        <w:pStyle w:val="aff2"/>
        <w:ind w:left="0" w:firstLine="0"/>
        <w:rPr>
          <w:ins w:id="1" w:author="АА" w:date="2018-03-14T16:15:00Z"/>
          <w:rFonts w:cs="Courier New"/>
          <w:sz w:val="22"/>
          <w:szCs w:val="22"/>
        </w:rPr>
      </w:pPr>
    </w:p>
    <w:p w14:paraId="19FD66FB" w14:textId="77777777" w:rsidR="00F3043E" w:rsidRPr="00811A37" w:rsidRDefault="00F3043E" w:rsidP="0062593E">
      <w:pPr>
        <w:pStyle w:val="aff6"/>
        <w:rPr>
          <w:sz w:val="22"/>
          <w:szCs w:val="22"/>
        </w:rPr>
      </w:pPr>
    </w:p>
    <w:p w14:paraId="412C2529" w14:textId="77777777" w:rsidR="0062593E" w:rsidRPr="00811A37" w:rsidRDefault="0062593E" w:rsidP="00E94B5D">
      <w:pPr>
        <w:pStyle w:val="aff2"/>
        <w:rPr>
          <w:sz w:val="22"/>
          <w:szCs w:val="22"/>
        </w:rPr>
      </w:pPr>
    </w:p>
    <w:p w14:paraId="5268655F" w14:textId="77777777" w:rsidR="00E94B5D" w:rsidRPr="00811A37" w:rsidRDefault="00E94B5D" w:rsidP="00E94B5D">
      <w:pPr>
        <w:pStyle w:val="aff2"/>
        <w:rPr>
          <w:sz w:val="22"/>
          <w:szCs w:val="22"/>
        </w:rPr>
      </w:pPr>
    </w:p>
    <w:p w14:paraId="7BA03BF6" w14:textId="77777777" w:rsidR="00E94B5D" w:rsidRPr="00811A37" w:rsidRDefault="00E94B5D" w:rsidP="00E94B5D">
      <w:pPr>
        <w:pStyle w:val="aff2"/>
        <w:rPr>
          <w:sz w:val="22"/>
          <w:szCs w:val="22"/>
        </w:rPr>
      </w:pPr>
    </w:p>
    <w:p w14:paraId="51E24A58" w14:textId="77777777" w:rsidR="00E94B5D" w:rsidRPr="00811A37" w:rsidRDefault="00E94B5D" w:rsidP="009E77A1">
      <w:pPr>
        <w:pStyle w:val="aff4"/>
        <w:rPr>
          <w:b/>
          <w:sz w:val="22"/>
          <w:szCs w:val="22"/>
        </w:rPr>
      </w:pPr>
    </w:p>
    <w:p w14:paraId="7F468B61" w14:textId="77777777" w:rsidR="009E77A1" w:rsidRPr="00811A37" w:rsidRDefault="009E77A1" w:rsidP="009E77A1">
      <w:pPr>
        <w:pStyle w:val="aff4"/>
        <w:rPr>
          <w:sz w:val="22"/>
          <w:szCs w:val="22"/>
        </w:rPr>
      </w:pPr>
    </w:p>
    <w:p w14:paraId="5C8EB9AC" w14:textId="77777777" w:rsidR="00717E5C" w:rsidRPr="00811A37" w:rsidRDefault="00717E5C" w:rsidP="00717E5C">
      <w:pPr>
        <w:pStyle w:val="a5"/>
        <w:rPr>
          <w:sz w:val="22"/>
          <w:szCs w:val="22"/>
          <w:lang w:eastAsia="ar-SA"/>
        </w:rPr>
      </w:pPr>
    </w:p>
    <w:sectPr w:rsidR="00717E5C" w:rsidRPr="00811A37" w:rsidSect="00DE21EE">
      <w:footerReference w:type="even" r:id="rId7"/>
      <w:footerReference w:type="default" r:id="rId8"/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DF6E92" w14:textId="77777777" w:rsidR="005968F6" w:rsidRDefault="005968F6" w:rsidP="0031048D">
      <w:r>
        <w:separator/>
      </w:r>
    </w:p>
    <w:p w14:paraId="2BA18E90" w14:textId="77777777" w:rsidR="005968F6" w:rsidRDefault="005968F6"/>
    <w:p w14:paraId="6FE6F4A4" w14:textId="77777777" w:rsidR="005968F6" w:rsidRDefault="005968F6"/>
  </w:endnote>
  <w:endnote w:type="continuationSeparator" w:id="0">
    <w:p w14:paraId="7170FB33" w14:textId="77777777" w:rsidR="005968F6" w:rsidRDefault="005968F6" w:rsidP="0031048D">
      <w:r>
        <w:continuationSeparator/>
      </w:r>
    </w:p>
    <w:p w14:paraId="1661CE43" w14:textId="77777777" w:rsidR="005968F6" w:rsidRDefault="005968F6"/>
    <w:p w14:paraId="4132A832" w14:textId="77777777" w:rsidR="005968F6" w:rsidRDefault="005968F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b"/>
      </w:rPr>
      <w:id w:val="-322592295"/>
      <w:docPartObj>
        <w:docPartGallery w:val="Page Numbers (Bottom of Page)"/>
        <w:docPartUnique/>
      </w:docPartObj>
    </w:sdtPr>
    <w:sdtEndPr>
      <w:rPr>
        <w:rStyle w:val="ab"/>
      </w:rPr>
    </w:sdtEndPr>
    <w:sdtContent>
      <w:p w14:paraId="7C9F8694" w14:textId="77777777" w:rsidR="00204C62" w:rsidRDefault="00204C62" w:rsidP="00ED7C7B">
        <w:pPr>
          <w:framePr w:wrap="none" w:vAnchor="text" w:hAnchor="margin" w:xAlign="right" w:y="1"/>
          <w:rPr>
            <w:rStyle w:val="ab"/>
          </w:rPr>
        </w:pPr>
        <w:r>
          <w:rPr>
            <w:rStyle w:val="ab"/>
          </w:rPr>
          <w:fldChar w:fldCharType="begin"/>
        </w:r>
        <w:r>
          <w:rPr>
            <w:rStyle w:val="ab"/>
          </w:rPr>
          <w:instrText xml:space="preserve"> PAGE </w:instrText>
        </w:r>
        <w:r>
          <w:rPr>
            <w:rStyle w:val="ab"/>
          </w:rPr>
          <w:fldChar w:fldCharType="end"/>
        </w:r>
      </w:p>
    </w:sdtContent>
  </w:sdt>
  <w:p w14:paraId="0EFACF4F" w14:textId="77777777" w:rsidR="00204C62" w:rsidRDefault="00204C62" w:rsidP="00432221">
    <w:pPr>
      <w:ind w:right="360"/>
    </w:pPr>
  </w:p>
  <w:p w14:paraId="46EFC0C5" w14:textId="77777777" w:rsidR="00204C62" w:rsidRDefault="00204C62"/>
  <w:p w14:paraId="76C332CF" w14:textId="77777777" w:rsidR="004A4E2D" w:rsidRDefault="004A4E2D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b"/>
      </w:rPr>
      <w:id w:val="1520273123"/>
      <w:docPartObj>
        <w:docPartGallery w:val="Page Numbers (Bottom of Page)"/>
        <w:docPartUnique/>
      </w:docPartObj>
    </w:sdtPr>
    <w:sdtEndPr>
      <w:rPr>
        <w:rStyle w:val="ab"/>
      </w:rPr>
    </w:sdtEndPr>
    <w:sdtContent>
      <w:p w14:paraId="2B0D1F4A" w14:textId="77777777" w:rsidR="00204C62" w:rsidRDefault="00204C62" w:rsidP="00ED7C7B">
        <w:pPr>
          <w:framePr w:wrap="none" w:vAnchor="text" w:hAnchor="margin" w:xAlign="right" w:y="1"/>
          <w:rPr>
            <w:rStyle w:val="ab"/>
          </w:rPr>
        </w:pPr>
        <w:r>
          <w:rPr>
            <w:rStyle w:val="ab"/>
          </w:rPr>
          <w:fldChar w:fldCharType="begin"/>
        </w:r>
        <w:r>
          <w:rPr>
            <w:rStyle w:val="ab"/>
          </w:rPr>
          <w:instrText xml:space="preserve"> PAGE </w:instrText>
        </w:r>
        <w:r>
          <w:rPr>
            <w:rStyle w:val="ab"/>
          </w:rPr>
          <w:fldChar w:fldCharType="separate"/>
        </w:r>
        <w:r w:rsidR="00811A37">
          <w:rPr>
            <w:rStyle w:val="ab"/>
            <w:noProof/>
          </w:rPr>
          <w:t>43</w:t>
        </w:r>
        <w:r>
          <w:rPr>
            <w:rStyle w:val="ab"/>
          </w:rPr>
          <w:fldChar w:fldCharType="end"/>
        </w:r>
      </w:p>
    </w:sdtContent>
  </w:sdt>
  <w:p w14:paraId="31761D05" w14:textId="77777777" w:rsidR="00204C62" w:rsidRDefault="00204C62" w:rsidP="00204C62"/>
  <w:p w14:paraId="1B441911" w14:textId="77777777" w:rsidR="004A4E2D" w:rsidRDefault="004A4E2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AA4BD2" w14:textId="77777777" w:rsidR="005968F6" w:rsidRDefault="005968F6" w:rsidP="0031048D">
      <w:r>
        <w:separator/>
      </w:r>
    </w:p>
    <w:p w14:paraId="722BA91A" w14:textId="77777777" w:rsidR="005968F6" w:rsidRDefault="005968F6"/>
    <w:p w14:paraId="1003475B" w14:textId="77777777" w:rsidR="005968F6" w:rsidRDefault="005968F6"/>
  </w:footnote>
  <w:footnote w:type="continuationSeparator" w:id="0">
    <w:p w14:paraId="524963E4" w14:textId="77777777" w:rsidR="005968F6" w:rsidRDefault="005968F6" w:rsidP="0031048D">
      <w:r>
        <w:continuationSeparator/>
      </w:r>
    </w:p>
    <w:p w14:paraId="648A01CF" w14:textId="77777777" w:rsidR="005968F6" w:rsidRDefault="005968F6"/>
    <w:p w14:paraId="1D745631" w14:textId="77777777" w:rsidR="005968F6" w:rsidRDefault="005968F6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multilevel"/>
    <w:tmpl w:val="00000002"/>
    <w:name w:val="WWNum4"/>
    <w:lvl w:ilvl="0">
      <w:start w:val="1"/>
      <w:numFmt w:val="decimal"/>
      <w:lvlText w:val="%1-"/>
      <w:lvlJc w:val="left"/>
      <w:pPr>
        <w:tabs>
          <w:tab w:val="num" w:pos="0"/>
        </w:tabs>
        <w:ind w:left="580" w:hanging="580"/>
      </w:pPr>
    </w:lvl>
    <w:lvl w:ilvl="1">
      <w:start w:val="4"/>
      <w:numFmt w:val="decimal"/>
      <w:lvlText w:val="%1.%2."/>
      <w:lvlJc w:val="left"/>
      <w:pPr>
        <w:tabs>
          <w:tab w:val="num" w:pos="0"/>
        </w:tabs>
        <w:ind w:left="720" w:hanging="72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080" w:hanging="108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440" w:hanging="144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440" w:hanging="144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800" w:hanging="180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2160" w:hanging="216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2520" w:hanging="252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2880" w:hanging="2880"/>
      </w:pPr>
    </w:lvl>
  </w:abstractNum>
  <w:abstractNum w:abstractNumId="1" w15:restartNumberingAfterBreak="0">
    <w:nsid w:val="0D484361"/>
    <w:multiLevelType w:val="hybridMultilevel"/>
    <w:tmpl w:val="70CA5F6E"/>
    <w:lvl w:ilvl="0" w:tplc="0FE2C3E2">
      <w:start w:val="8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1621680"/>
    <w:multiLevelType w:val="hybridMultilevel"/>
    <w:tmpl w:val="B9C8D2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0D6C38"/>
    <w:multiLevelType w:val="multilevel"/>
    <w:tmpl w:val="B8D07DE2"/>
    <w:lvl w:ilvl="0">
      <w:start w:val="1"/>
      <w:numFmt w:val="decimal"/>
      <w:lvlText w:val="%1-"/>
      <w:lvlJc w:val="left"/>
      <w:pPr>
        <w:ind w:left="580" w:hanging="580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1077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1794" w:hanging="108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2511" w:hanging="144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2868" w:hanging="144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3585" w:hanging="180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4302" w:hanging="216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5019" w:hanging="252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5736" w:hanging="2880"/>
      </w:pPr>
      <w:rPr>
        <w:rFonts w:hint="default"/>
      </w:rPr>
    </w:lvl>
  </w:abstractNum>
  <w:abstractNum w:abstractNumId="4" w15:restartNumberingAfterBreak="0">
    <w:nsid w:val="15837AE6"/>
    <w:multiLevelType w:val="multilevel"/>
    <w:tmpl w:val="33222DB0"/>
    <w:lvl w:ilvl="0">
      <w:start w:val="1"/>
      <w:numFmt w:val="decimal"/>
      <w:lvlText w:val="%1-"/>
      <w:lvlJc w:val="left"/>
      <w:pPr>
        <w:ind w:left="580" w:hanging="580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2157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3954" w:hanging="108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5751" w:hanging="144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7188" w:hanging="144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8985" w:hanging="180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0782" w:hanging="216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2579" w:hanging="252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14376" w:hanging="2880"/>
      </w:pPr>
      <w:rPr>
        <w:rFonts w:hint="default"/>
      </w:rPr>
    </w:lvl>
  </w:abstractNum>
  <w:abstractNum w:abstractNumId="5" w15:restartNumberingAfterBreak="0">
    <w:nsid w:val="1A934068"/>
    <w:multiLevelType w:val="multilevel"/>
    <w:tmpl w:val="B6CE758E"/>
    <w:lvl w:ilvl="0">
      <w:start w:val="12"/>
      <w:numFmt w:val="decimal"/>
      <w:lvlText w:val="%1-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1437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2514" w:hanging="108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3591" w:hanging="144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4308" w:hanging="144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5385" w:hanging="180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6462" w:hanging="216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7539" w:hanging="252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8616" w:hanging="2880"/>
      </w:pPr>
      <w:rPr>
        <w:rFonts w:hint="default"/>
      </w:rPr>
    </w:lvl>
  </w:abstractNum>
  <w:abstractNum w:abstractNumId="6" w15:restartNumberingAfterBreak="0">
    <w:nsid w:val="251D12E2"/>
    <w:multiLevelType w:val="multilevel"/>
    <w:tmpl w:val="B6CE758E"/>
    <w:lvl w:ilvl="0">
      <w:start w:val="12"/>
      <w:numFmt w:val="decimal"/>
      <w:lvlText w:val="%1-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1437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2514" w:hanging="108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3591" w:hanging="144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4308" w:hanging="144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5385" w:hanging="180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6462" w:hanging="216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7539" w:hanging="252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8616" w:hanging="2880"/>
      </w:pPr>
      <w:rPr>
        <w:rFonts w:hint="default"/>
      </w:rPr>
    </w:lvl>
  </w:abstractNum>
  <w:abstractNum w:abstractNumId="7" w15:restartNumberingAfterBreak="0">
    <w:nsid w:val="265F5496"/>
    <w:multiLevelType w:val="hybridMultilevel"/>
    <w:tmpl w:val="796CB5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173C21"/>
    <w:multiLevelType w:val="multilevel"/>
    <w:tmpl w:val="B6CE758E"/>
    <w:lvl w:ilvl="0">
      <w:start w:val="12"/>
      <w:numFmt w:val="decimal"/>
      <w:lvlText w:val="%1-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1437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2514" w:hanging="108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3591" w:hanging="144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4308" w:hanging="144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5385" w:hanging="180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6462" w:hanging="216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7539" w:hanging="252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8616" w:hanging="2880"/>
      </w:pPr>
      <w:rPr>
        <w:rFonts w:hint="default"/>
      </w:rPr>
    </w:lvl>
  </w:abstractNum>
  <w:abstractNum w:abstractNumId="9" w15:restartNumberingAfterBreak="0">
    <w:nsid w:val="32D13EFA"/>
    <w:multiLevelType w:val="multilevel"/>
    <w:tmpl w:val="33222DB0"/>
    <w:lvl w:ilvl="0">
      <w:start w:val="1"/>
      <w:numFmt w:val="decimal"/>
      <w:lvlText w:val="%1-"/>
      <w:lvlJc w:val="left"/>
      <w:pPr>
        <w:ind w:left="580" w:hanging="580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2157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3954" w:hanging="108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5751" w:hanging="144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7188" w:hanging="144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8985" w:hanging="180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0782" w:hanging="216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2579" w:hanging="252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14376" w:hanging="2880"/>
      </w:pPr>
      <w:rPr>
        <w:rFonts w:hint="default"/>
      </w:rPr>
    </w:lvl>
  </w:abstractNum>
  <w:abstractNum w:abstractNumId="10" w15:restartNumberingAfterBreak="0">
    <w:nsid w:val="337A0FAE"/>
    <w:multiLevelType w:val="hybridMultilevel"/>
    <w:tmpl w:val="1270CDCC"/>
    <w:lvl w:ilvl="0" w:tplc="4694FCB4">
      <w:start w:val="8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3ED4B66"/>
    <w:multiLevelType w:val="multilevel"/>
    <w:tmpl w:val="B6CE758E"/>
    <w:lvl w:ilvl="0">
      <w:start w:val="12"/>
      <w:numFmt w:val="decimal"/>
      <w:lvlText w:val="%1-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1437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2514" w:hanging="108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3591" w:hanging="144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4308" w:hanging="144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5385" w:hanging="180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6462" w:hanging="216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7539" w:hanging="252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8616" w:hanging="2880"/>
      </w:pPr>
      <w:rPr>
        <w:rFonts w:hint="default"/>
      </w:rPr>
    </w:lvl>
  </w:abstractNum>
  <w:abstractNum w:abstractNumId="12" w15:restartNumberingAfterBreak="0">
    <w:nsid w:val="3C8901CC"/>
    <w:multiLevelType w:val="hybridMultilevel"/>
    <w:tmpl w:val="075C9D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DF698F"/>
    <w:multiLevelType w:val="hybridMultilevel"/>
    <w:tmpl w:val="04A224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3001D7"/>
    <w:multiLevelType w:val="hybridMultilevel"/>
    <w:tmpl w:val="001CB44A"/>
    <w:lvl w:ilvl="0" w:tplc="B5E83A1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E66960"/>
    <w:multiLevelType w:val="multilevel"/>
    <w:tmpl w:val="85269832"/>
    <w:lvl w:ilvl="0">
      <w:start w:val="2"/>
      <w:numFmt w:val="decimal"/>
      <w:lvlText w:val="%1-"/>
      <w:lvlJc w:val="left"/>
      <w:pPr>
        <w:ind w:left="580" w:hanging="580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1077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1794" w:hanging="108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2511" w:hanging="144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2868" w:hanging="144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3585" w:hanging="180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4302" w:hanging="216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5019" w:hanging="252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5736" w:hanging="2880"/>
      </w:pPr>
      <w:rPr>
        <w:rFonts w:hint="default"/>
      </w:rPr>
    </w:lvl>
  </w:abstractNum>
  <w:abstractNum w:abstractNumId="16" w15:restartNumberingAfterBreak="0">
    <w:nsid w:val="57F5219C"/>
    <w:multiLevelType w:val="multilevel"/>
    <w:tmpl w:val="B6CE758E"/>
    <w:lvl w:ilvl="0">
      <w:start w:val="12"/>
      <w:numFmt w:val="decimal"/>
      <w:lvlText w:val="%1-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1437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2514" w:hanging="108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3591" w:hanging="144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4308" w:hanging="144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5385" w:hanging="180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6462" w:hanging="216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7539" w:hanging="252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8616" w:hanging="2880"/>
      </w:pPr>
      <w:rPr>
        <w:rFonts w:hint="default"/>
      </w:rPr>
    </w:lvl>
  </w:abstractNum>
  <w:abstractNum w:abstractNumId="17" w15:restartNumberingAfterBreak="0">
    <w:nsid w:val="58143866"/>
    <w:multiLevelType w:val="multilevel"/>
    <w:tmpl w:val="B6CE758E"/>
    <w:lvl w:ilvl="0">
      <w:start w:val="12"/>
      <w:numFmt w:val="decimal"/>
      <w:lvlText w:val="%1-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1437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2514" w:hanging="108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3591" w:hanging="144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4308" w:hanging="144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5385" w:hanging="180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6462" w:hanging="216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7539" w:hanging="252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8616" w:hanging="2880"/>
      </w:pPr>
      <w:rPr>
        <w:rFonts w:hint="default"/>
      </w:rPr>
    </w:lvl>
  </w:abstractNum>
  <w:abstractNum w:abstractNumId="18" w15:restartNumberingAfterBreak="0">
    <w:nsid w:val="58904910"/>
    <w:multiLevelType w:val="hybridMultilevel"/>
    <w:tmpl w:val="B9E041BC"/>
    <w:lvl w:ilvl="0" w:tplc="57E2E6E6">
      <w:start w:val="8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5EA77229"/>
    <w:multiLevelType w:val="multilevel"/>
    <w:tmpl w:val="B6CE758E"/>
    <w:lvl w:ilvl="0">
      <w:start w:val="12"/>
      <w:numFmt w:val="decimal"/>
      <w:lvlText w:val="%1-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1437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2514" w:hanging="108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3591" w:hanging="144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4308" w:hanging="144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5385" w:hanging="180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6462" w:hanging="216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7539" w:hanging="252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8616" w:hanging="2880"/>
      </w:pPr>
      <w:rPr>
        <w:rFonts w:hint="default"/>
      </w:rPr>
    </w:lvl>
  </w:abstractNum>
  <w:abstractNum w:abstractNumId="20" w15:restartNumberingAfterBreak="0">
    <w:nsid w:val="6E2A05CA"/>
    <w:multiLevelType w:val="hybridMultilevel"/>
    <w:tmpl w:val="83F284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E6868A3"/>
    <w:multiLevelType w:val="multilevel"/>
    <w:tmpl w:val="B6CE758E"/>
    <w:lvl w:ilvl="0">
      <w:start w:val="12"/>
      <w:numFmt w:val="decimal"/>
      <w:lvlText w:val="%1-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1437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2514" w:hanging="108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3591" w:hanging="144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4308" w:hanging="144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5385" w:hanging="180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6462" w:hanging="216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7539" w:hanging="252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8616" w:hanging="2880"/>
      </w:pPr>
      <w:rPr>
        <w:rFonts w:hint="default"/>
      </w:rPr>
    </w:lvl>
  </w:abstractNum>
  <w:abstractNum w:abstractNumId="22" w15:restartNumberingAfterBreak="0">
    <w:nsid w:val="6F5E4B56"/>
    <w:multiLevelType w:val="hybridMultilevel"/>
    <w:tmpl w:val="AA9CD7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FF55D90"/>
    <w:multiLevelType w:val="hybridMultilevel"/>
    <w:tmpl w:val="9ACAB9F4"/>
    <w:lvl w:ilvl="0" w:tplc="FABCAFB0">
      <w:start w:val="1"/>
      <w:numFmt w:val="decimal"/>
      <w:pStyle w:val="a"/>
      <w:lvlText w:val="4-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659050D"/>
    <w:multiLevelType w:val="multilevel"/>
    <w:tmpl w:val="B6CE758E"/>
    <w:lvl w:ilvl="0">
      <w:start w:val="12"/>
      <w:numFmt w:val="decimal"/>
      <w:lvlText w:val="%1-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1437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2514" w:hanging="108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3591" w:hanging="144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4308" w:hanging="144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5385" w:hanging="180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6462" w:hanging="216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7539" w:hanging="252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8616" w:hanging="2880"/>
      </w:pPr>
      <w:rPr>
        <w:rFonts w:hint="default"/>
      </w:rPr>
    </w:lvl>
  </w:abstractNum>
  <w:abstractNum w:abstractNumId="25" w15:restartNumberingAfterBreak="0">
    <w:nsid w:val="79F02DEB"/>
    <w:multiLevelType w:val="hybridMultilevel"/>
    <w:tmpl w:val="3E02442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3"/>
  </w:num>
  <w:num w:numId="2">
    <w:abstractNumId w:val="23"/>
  </w:num>
  <w:num w:numId="3">
    <w:abstractNumId w:val="23"/>
  </w:num>
  <w:num w:numId="4">
    <w:abstractNumId w:val="23"/>
  </w:num>
  <w:num w:numId="5">
    <w:abstractNumId w:val="23"/>
  </w:num>
  <w:num w:numId="6">
    <w:abstractNumId w:val="23"/>
  </w:num>
  <w:num w:numId="7">
    <w:abstractNumId w:val="23"/>
  </w:num>
  <w:num w:numId="8">
    <w:abstractNumId w:val="23"/>
  </w:num>
  <w:num w:numId="9">
    <w:abstractNumId w:val="23"/>
  </w:num>
  <w:num w:numId="10">
    <w:abstractNumId w:val="23"/>
  </w:num>
  <w:num w:numId="11">
    <w:abstractNumId w:val="23"/>
  </w:num>
  <w:num w:numId="12">
    <w:abstractNumId w:val="23"/>
  </w:num>
  <w:num w:numId="13">
    <w:abstractNumId w:val="23"/>
  </w:num>
  <w:num w:numId="14">
    <w:abstractNumId w:val="23"/>
  </w:num>
  <w:num w:numId="15">
    <w:abstractNumId w:val="23"/>
  </w:num>
  <w:num w:numId="16">
    <w:abstractNumId w:val="25"/>
  </w:num>
  <w:num w:numId="17">
    <w:abstractNumId w:val="1"/>
  </w:num>
  <w:num w:numId="18">
    <w:abstractNumId w:val="10"/>
  </w:num>
  <w:num w:numId="19">
    <w:abstractNumId w:val="18"/>
  </w:num>
  <w:num w:numId="20">
    <w:abstractNumId w:val="2"/>
  </w:num>
  <w:num w:numId="21">
    <w:abstractNumId w:val="20"/>
  </w:num>
  <w:num w:numId="22">
    <w:abstractNumId w:val="12"/>
  </w:num>
  <w:num w:numId="23">
    <w:abstractNumId w:val="14"/>
  </w:num>
  <w:num w:numId="24">
    <w:abstractNumId w:val="7"/>
  </w:num>
  <w:num w:numId="25">
    <w:abstractNumId w:val="13"/>
  </w:num>
  <w:num w:numId="26">
    <w:abstractNumId w:val="22"/>
  </w:num>
  <w:num w:numId="27">
    <w:abstractNumId w:val="23"/>
  </w:num>
  <w:num w:numId="28">
    <w:abstractNumId w:val="23"/>
  </w:num>
  <w:num w:numId="29">
    <w:abstractNumId w:val="23"/>
  </w:num>
  <w:num w:numId="30">
    <w:abstractNumId w:val="23"/>
  </w:num>
  <w:num w:numId="31">
    <w:abstractNumId w:val="23"/>
  </w:num>
  <w:num w:numId="32">
    <w:abstractNumId w:val="23"/>
  </w:num>
  <w:num w:numId="33">
    <w:abstractNumId w:val="23"/>
  </w:num>
  <w:num w:numId="34">
    <w:abstractNumId w:val="23"/>
  </w:num>
  <w:num w:numId="35">
    <w:abstractNumId w:val="23"/>
  </w:num>
  <w:num w:numId="36">
    <w:abstractNumId w:val="19"/>
  </w:num>
  <w:num w:numId="37">
    <w:abstractNumId w:val="5"/>
  </w:num>
  <w:num w:numId="38">
    <w:abstractNumId w:val="16"/>
  </w:num>
  <w:num w:numId="39">
    <w:abstractNumId w:val="23"/>
  </w:num>
  <w:num w:numId="40">
    <w:abstractNumId w:val="17"/>
  </w:num>
  <w:num w:numId="41">
    <w:abstractNumId w:val="11"/>
  </w:num>
  <w:num w:numId="42">
    <w:abstractNumId w:val="21"/>
  </w:num>
  <w:num w:numId="43">
    <w:abstractNumId w:val="6"/>
  </w:num>
  <w:num w:numId="44">
    <w:abstractNumId w:val="8"/>
  </w:num>
  <w:num w:numId="45">
    <w:abstractNumId w:val="24"/>
  </w:num>
  <w:num w:numId="46">
    <w:abstractNumId w:val="4"/>
  </w:num>
  <w:num w:numId="47">
    <w:abstractNumId w:val="15"/>
  </w:num>
  <w:num w:numId="48">
    <w:abstractNumId w:val="9"/>
  </w:num>
  <w:num w:numId="49">
    <w:abstractNumId w:val="3"/>
  </w:num>
  <w:num w:numId="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3CE"/>
    <w:rsid w:val="00000984"/>
    <w:rsid w:val="00004FC6"/>
    <w:rsid w:val="000062FB"/>
    <w:rsid w:val="00006A34"/>
    <w:rsid w:val="00010BAC"/>
    <w:rsid w:val="000118D7"/>
    <w:rsid w:val="00012213"/>
    <w:rsid w:val="00016F9A"/>
    <w:rsid w:val="00017A87"/>
    <w:rsid w:val="00020F04"/>
    <w:rsid w:val="000317D8"/>
    <w:rsid w:val="000321C5"/>
    <w:rsid w:val="00040EDE"/>
    <w:rsid w:val="0004477C"/>
    <w:rsid w:val="000454B1"/>
    <w:rsid w:val="00047EEA"/>
    <w:rsid w:val="000540DC"/>
    <w:rsid w:val="00056F08"/>
    <w:rsid w:val="0006293F"/>
    <w:rsid w:val="000651A5"/>
    <w:rsid w:val="00067BC1"/>
    <w:rsid w:val="00070628"/>
    <w:rsid w:val="000727DC"/>
    <w:rsid w:val="00080A2B"/>
    <w:rsid w:val="00085BE5"/>
    <w:rsid w:val="00086DD3"/>
    <w:rsid w:val="000873E8"/>
    <w:rsid w:val="0009451C"/>
    <w:rsid w:val="000A4D88"/>
    <w:rsid w:val="000B4FA1"/>
    <w:rsid w:val="000B751C"/>
    <w:rsid w:val="000C265B"/>
    <w:rsid w:val="000D375D"/>
    <w:rsid w:val="000D4CB9"/>
    <w:rsid w:val="000E5F93"/>
    <w:rsid w:val="000F0535"/>
    <w:rsid w:val="000F4CC4"/>
    <w:rsid w:val="00103708"/>
    <w:rsid w:val="00105594"/>
    <w:rsid w:val="00110780"/>
    <w:rsid w:val="00111A57"/>
    <w:rsid w:val="00112E78"/>
    <w:rsid w:val="00112EFF"/>
    <w:rsid w:val="00113467"/>
    <w:rsid w:val="0011499B"/>
    <w:rsid w:val="00121FF4"/>
    <w:rsid w:val="00122636"/>
    <w:rsid w:val="00122B19"/>
    <w:rsid w:val="001249A0"/>
    <w:rsid w:val="0012787C"/>
    <w:rsid w:val="001311F9"/>
    <w:rsid w:val="00137405"/>
    <w:rsid w:val="00145855"/>
    <w:rsid w:val="0015275C"/>
    <w:rsid w:val="00154D93"/>
    <w:rsid w:val="00164BC1"/>
    <w:rsid w:val="0016705E"/>
    <w:rsid w:val="00170356"/>
    <w:rsid w:val="00177F07"/>
    <w:rsid w:val="00182D5D"/>
    <w:rsid w:val="00185998"/>
    <w:rsid w:val="00187093"/>
    <w:rsid w:val="001927F5"/>
    <w:rsid w:val="00192924"/>
    <w:rsid w:val="00192B72"/>
    <w:rsid w:val="001953A1"/>
    <w:rsid w:val="001A3248"/>
    <w:rsid w:val="001A344F"/>
    <w:rsid w:val="001A52AC"/>
    <w:rsid w:val="001A6DCA"/>
    <w:rsid w:val="001B68B3"/>
    <w:rsid w:val="001C15C7"/>
    <w:rsid w:val="001C394C"/>
    <w:rsid w:val="001C5149"/>
    <w:rsid w:val="001D3780"/>
    <w:rsid w:val="001D58F8"/>
    <w:rsid w:val="001D7D9E"/>
    <w:rsid w:val="001E04E3"/>
    <w:rsid w:val="001E6503"/>
    <w:rsid w:val="001E74A0"/>
    <w:rsid w:val="001F439C"/>
    <w:rsid w:val="001F4E50"/>
    <w:rsid w:val="001F6110"/>
    <w:rsid w:val="00201072"/>
    <w:rsid w:val="00204C62"/>
    <w:rsid w:val="00205513"/>
    <w:rsid w:val="00205DC9"/>
    <w:rsid w:val="00206871"/>
    <w:rsid w:val="002119C8"/>
    <w:rsid w:val="00211F0B"/>
    <w:rsid w:val="00212054"/>
    <w:rsid w:val="00214BC4"/>
    <w:rsid w:val="00215677"/>
    <w:rsid w:val="0023490C"/>
    <w:rsid w:val="0023732B"/>
    <w:rsid w:val="00242958"/>
    <w:rsid w:val="00244498"/>
    <w:rsid w:val="00250743"/>
    <w:rsid w:val="00252273"/>
    <w:rsid w:val="00255D8A"/>
    <w:rsid w:val="00260D22"/>
    <w:rsid w:val="00265DB0"/>
    <w:rsid w:val="002668A0"/>
    <w:rsid w:val="002707EA"/>
    <w:rsid w:val="002709AD"/>
    <w:rsid w:val="00271A6C"/>
    <w:rsid w:val="00280A6E"/>
    <w:rsid w:val="00287E49"/>
    <w:rsid w:val="002904B4"/>
    <w:rsid w:val="0029663A"/>
    <w:rsid w:val="002967CD"/>
    <w:rsid w:val="002A2E6F"/>
    <w:rsid w:val="002A325A"/>
    <w:rsid w:val="002B0511"/>
    <w:rsid w:val="002C5E84"/>
    <w:rsid w:val="002D28AE"/>
    <w:rsid w:val="002D3870"/>
    <w:rsid w:val="002D3F9C"/>
    <w:rsid w:val="002D739E"/>
    <w:rsid w:val="002E1521"/>
    <w:rsid w:val="002E1945"/>
    <w:rsid w:val="002E2B48"/>
    <w:rsid w:val="002E5A3E"/>
    <w:rsid w:val="002F0D1C"/>
    <w:rsid w:val="003005E2"/>
    <w:rsid w:val="00301108"/>
    <w:rsid w:val="00303A2F"/>
    <w:rsid w:val="00304A59"/>
    <w:rsid w:val="003068F9"/>
    <w:rsid w:val="0031048D"/>
    <w:rsid w:val="00311A90"/>
    <w:rsid w:val="0031308B"/>
    <w:rsid w:val="00317444"/>
    <w:rsid w:val="003207CA"/>
    <w:rsid w:val="00322E4A"/>
    <w:rsid w:val="0032578C"/>
    <w:rsid w:val="003369F0"/>
    <w:rsid w:val="00336FA7"/>
    <w:rsid w:val="00340378"/>
    <w:rsid w:val="003405B4"/>
    <w:rsid w:val="00341E05"/>
    <w:rsid w:val="00346D25"/>
    <w:rsid w:val="00347A71"/>
    <w:rsid w:val="00362C97"/>
    <w:rsid w:val="00362E94"/>
    <w:rsid w:val="00365F2E"/>
    <w:rsid w:val="0037068D"/>
    <w:rsid w:val="00370990"/>
    <w:rsid w:val="00370997"/>
    <w:rsid w:val="00377E29"/>
    <w:rsid w:val="003828DF"/>
    <w:rsid w:val="0039074F"/>
    <w:rsid w:val="00391629"/>
    <w:rsid w:val="00392C88"/>
    <w:rsid w:val="00392E96"/>
    <w:rsid w:val="00393D73"/>
    <w:rsid w:val="003949CB"/>
    <w:rsid w:val="00395763"/>
    <w:rsid w:val="00397605"/>
    <w:rsid w:val="003A14A8"/>
    <w:rsid w:val="003A2F99"/>
    <w:rsid w:val="003A6261"/>
    <w:rsid w:val="003B0C03"/>
    <w:rsid w:val="003C0160"/>
    <w:rsid w:val="003C23FF"/>
    <w:rsid w:val="003C4949"/>
    <w:rsid w:val="003C4EB6"/>
    <w:rsid w:val="003C76A2"/>
    <w:rsid w:val="003D4D31"/>
    <w:rsid w:val="003D5FEC"/>
    <w:rsid w:val="003E5547"/>
    <w:rsid w:val="003F4110"/>
    <w:rsid w:val="003F557B"/>
    <w:rsid w:val="004038AA"/>
    <w:rsid w:val="00405D78"/>
    <w:rsid w:val="0041117C"/>
    <w:rsid w:val="0041236D"/>
    <w:rsid w:val="004126D3"/>
    <w:rsid w:val="004160D8"/>
    <w:rsid w:val="00416229"/>
    <w:rsid w:val="00430A94"/>
    <w:rsid w:val="004320FD"/>
    <w:rsid w:val="00432221"/>
    <w:rsid w:val="0043505B"/>
    <w:rsid w:val="00444174"/>
    <w:rsid w:val="00452F51"/>
    <w:rsid w:val="00455AB0"/>
    <w:rsid w:val="00457FD9"/>
    <w:rsid w:val="004633E7"/>
    <w:rsid w:val="004636BE"/>
    <w:rsid w:val="00464DA7"/>
    <w:rsid w:val="00466470"/>
    <w:rsid w:val="00475447"/>
    <w:rsid w:val="004778C9"/>
    <w:rsid w:val="00483C93"/>
    <w:rsid w:val="0048588D"/>
    <w:rsid w:val="00485FEE"/>
    <w:rsid w:val="00492C8F"/>
    <w:rsid w:val="00493259"/>
    <w:rsid w:val="0049683D"/>
    <w:rsid w:val="00496980"/>
    <w:rsid w:val="004A04FE"/>
    <w:rsid w:val="004A472C"/>
    <w:rsid w:val="004A4B0A"/>
    <w:rsid w:val="004A4E2D"/>
    <w:rsid w:val="004A4E48"/>
    <w:rsid w:val="004B1238"/>
    <w:rsid w:val="004C1819"/>
    <w:rsid w:val="004C23CD"/>
    <w:rsid w:val="004C302F"/>
    <w:rsid w:val="004C7D1B"/>
    <w:rsid w:val="004D1E91"/>
    <w:rsid w:val="004D2EE4"/>
    <w:rsid w:val="004D4FD9"/>
    <w:rsid w:val="004D6BBE"/>
    <w:rsid w:val="004E17A9"/>
    <w:rsid w:val="004E1E0F"/>
    <w:rsid w:val="004E45EB"/>
    <w:rsid w:val="004E5167"/>
    <w:rsid w:val="004E75BD"/>
    <w:rsid w:val="004E78B2"/>
    <w:rsid w:val="004F211D"/>
    <w:rsid w:val="004F4C5C"/>
    <w:rsid w:val="004F5C43"/>
    <w:rsid w:val="004F7C1B"/>
    <w:rsid w:val="005024EC"/>
    <w:rsid w:val="00510E9E"/>
    <w:rsid w:val="005139BB"/>
    <w:rsid w:val="005159FF"/>
    <w:rsid w:val="00521F10"/>
    <w:rsid w:val="00524BF5"/>
    <w:rsid w:val="005271FA"/>
    <w:rsid w:val="005276AD"/>
    <w:rsid w:val="005301F8"/>
    <w:rsid w:val="005458F2"/>
    <w:rsid w:val="00545E0D"/>
    <w:rsid w:val="00546EDC"/>
    <w:rsid w:val="00552AF4"/>
    <w:rsid w:val="005559D4"/>
    <w:rsid w:val="0055605B"/>
    <w:rsid w:val="00563DDF"/>
    <w:rsid w:val="0057064D"/>
    <w:rsid w:val="00576748"/>
    <w:rsid w:val="005829DF"/>
    <w:rsid w:val="0058302D"/>
    <w:rsid w:val="00584EAE"/>
    <w:rsid w:val="00587998"/>
    <w:rsid w:val="0059214B"/>
    <w:rsid w:val="00592F6F"/>
    <w:rsid w:val="0059338F"/>
    <w:rsid w:val="00596741"/>
    <w:rsid w:val="005968F6"/>
    <w:rsid w:val="0059767F"/>
    <w:rsid w:val="005A1773"/>
    <w:rsid w:val="005A24A2"/>
    <w:rsid w:val="005A49FB"/>
    <w:rsid w:val="005A5628"/>
    <w:rsid w:val="005A7AE3"/>
    <w:rsid w:val="005B2418"/>
    <w:rsid w:val="005C183C"/>
    <w:rsid w:val="005C5FFB"/>
    <w:rsid w:val="005D6AB0"/>
    <w:rsid w:val="005F2A26"/>
    <w:rsid w:val="005F66BF"/>
    <w:rsid w:val="006018E2"/>
    <w:rsid w:val="006033CE"/>
    <w:rsid w:val="006034A7"/>
    <w:rsid w:val="00606669"/>
    <w:rsid w:val="006208B1"/>
    <w:rsid w:val="0062593E"/>
    <w:rsid w:val="00625F34"/>
    <w:rsid w:val="00630B0D"/>
    <w:rsid w:val="006334B7"/>
    <w:rsid w:val="006401A3"/>
    <w:rsid w:val="00640D2E"/>
    <w:rsid w:val="00642A97"/>
    <w:rsid w:val="00642F2D"/>
    <w:rsid w:val="00644914"/>
    <w:rsid w:val="006508EF"/>
    <w:rsid w:val="006554AF"/>
    <w:rsid w:val="00657BAA"/>
    <w:rsid w:val="00662DA3"/>
    <w:rsid w:val="00664FFB"/>
    <w:rsid w:val="00666AD2"/>
    <w:rsid w:val="0067328D"/>
    <w:rsid w:val="0068019B"/>
    <w:rsid w:val="00686CEF"/>
    <w:rsid w:val="006939BC"/>
    <w:rsid w:val="006954CD"/>
    <w:rsid w:val="006A00D5"/>
    <w:rsid w:val="006A0457"/>
    <w:rsid w:val="006A133B"/>
    <w:rsid w:val="006A370E"/>
    <w:rsid w:val="006B32E4"/>
    <w:rsid w:val="006B40CF"/>
    <w:rsid w:val="006B5D5D"/>
    <w:rsid w:val="006C1F8D"/>
    <w:rsid w:val="006C65D3"/>
    <w:rsid w:val="006C732B"/>
    <w:rsid w:val="006D1603"/>
    <w:rsid w:val="006D1C71"/>
    <w:rsid w:val="006D22E0"/>
    <w:rsid w:val="006D2FC6"/>
    <w:rsid w:val="006E133F"/>
    <w:rsid w:val="006E1A2D"/>
    <w:rsid w:val="006E27F2"/>
    <w:rsid w:val="006E3A86"/>
    <w:rsid w:val="006E7A7F"/>
    <w:rsid w:val="006E7EE0"/>
    <w:rsid w:val="006F3DE6"/>
    <w:rsid w:val="006F473C"/>
    <w:rsid w:val="006F6414"/>
    <w:rsid w:val="006F6644"/>
    <w:rsid w:val="00702941"/>
    <w:rsid w:val="0070333C"/>
    <w:rsid w:val="007108A3"/>
    <w:rsid w:val="00710987"/>
    <w:rsid w:val="00717E5C"/>
    <w:rsid w:val="007201A2"/>
    <w:rsid w:val="00730294"/>
    <w:rsid w:val="00731033"/>
    <w:rsid w:val="00735023"/>
    <w:rsid w:val="00744136"/>
    <w:rsid w:val="00753396"/>
    <w:rsid w:val="00753E1E"/>
    <w:rsid w:val="007544D5"/>
    <w:rsid w:val="00754B57"/>
    <w:rsid w:val="0075618A"/>
    <w:rsid w:val="00760634"/>
    <w:rsid w:val="00761D6D"/>
    <w:rsid w:val="00765042"/>
    <w:rsid w:val="007728C3"/>
    <w:rsid w:val="007740E9"/>
    <w:rsid w:val="007746F1"/>
    <w:rsid w:val="00776610"/>
    <w:rsid w:val="00777BDC"/>
    <w:rsid w:val="00777DAA"/>
    <w:rsid w:val="007829FD"/>
    <w:rsid w:val="00785F3F"/>
    <w:rsid w:val="0078718A"/>
    <w:rsid w:val="0079324B"/>
    <w:rsid w:val="00796712"/>
    <w:rsid w:val="007A0C5B"/>
    <w:rsid w:val="007A1D31"/>
    <w:rsid w:val="007A25A8"/>
    <w:rsid w:val="007B0DBB"/>
    <w:rsid w:val="007B2410"/>
    <w:rsid w:val="007C1E45"/>
    <w:rsid w:val="007C47A6"/>
    <w:rsid w:val="007C54A4"/>
    <w:rsid w:val="007C7925"/>
    <w:rsid w:val="007D61F8"/>
    <w:rsid w:val="007D67E3"/>
    <w:rsid w:val="007E0EF0"/>
    <w:rsid w:val="007E1D46"/>
    <w:rsid w:val="007E3C5C"/>
    <w:rsid w:val="007E43BA"/>
    <w:rsid w:val="007E446C"/>
    <w:rsid w:val="007E70E3"/>
    <w:rsid w:val="007F6610"/>
    <w:rsid w:val="00803341"/>
    <w:rsid w:val="008058B7"/>
    <w:rsid w:val="00806DC7"/>
    <w:rsid w:val="00807238"/>
    <w:rsid w:val="00811190"/>
    <w:rsid w:val="00811A37"/>
    <w:rsid w:val="008131D8"/>
    <w:rsid w:val="00823D28"/>
    <w:rsid w:val="00832096"/>
    <w:rsid w:val="008373C7"/>
    <w:rsid w:val="00843115"/>
    <w:rsid w:val="00847FB1"/>
    <w:rsid w:val="00851CE6"/>
    <w:rsid w:val="00852793"/>
    <w:rsid w:val="00854646"/>
    <w:rsid w:val="00862104"/>
    <w:rsid w:val="00873B80"/>
    <w:rsid w:val="00875B8D"/>
    <w:rsid w:val="00881BFA"/>
    <w:rsid w:val="008828CF"/>
    <w:rsid w:val="00893E0E"/>
    <w:rsid w:val="00897A9D"/>
    <w:rsid w:val="008A2EAE"/>
    <w:rsid w:val="008A4B17"/>
    <w:rsid w:val="008C0AF6"/>
    <w:rsid w:val="008C3D52"/>
    <w:rsid w:val="008C62F6"/>
    <w:rsid w:val="008D200F"/>
    <w:rsid w:val="008D46DE"/>
    <w:rsid w:val="008E0337"/>
    <w:rsid w:val="008E25C7"/>
    <w:rsid w:val="008E3AC0"/>
    <w:rsid w:val="008E48A9"/>
    <w:rsid w:val="008F26D4"/>
    <w:rsid w:val="008F42C4"/>
    <w:rsid w:val="008F4636"/>
    <w:rsid w:val="008F67EE"/>
    <w:rsid w:val="008F6D77"/>
    <w:rsid w:val="008F6EBF"/>
    <w:rsid w:val="00906A69"/>
    <w:rsid w:val="00907D15"/>
    <w:rsid w:val="009162A1"/>
    <w:rsid w:val="00917BB6"/>
    <w:rsid w:val="00922320"/>
    <w:rsid w:val="00924B48"/>
    <w:rsid w:val="00930966"/>
    <w:rsid w:val="009346FD"/>
    <w:rsid w:val="00940159"/>
    <w:rsid w:val="0094188C"/>
    <w:rsid w:val="00944A39"/>
    <w:rsid w:val="0096321A"/>
    <w:rsid w:val="00964052"/>
    <w:rsid w:val="00971033"/>
    <w:rsid w:val="009723C9"/>
    <w:rsid w:val="0097241E"/>
    <w:rsid w:val="009733FA"/>
    <w:rsid w:val="00973483"/>
    <w:rsid w:val="00980A36"/>
    <w:rsid w:val="00980D3B"/>
    <w:rsid w:val="009845BD"/>
    <w:rsid w:val="00985128"/>
    <w:rsid w:val="0098654C"/>
    <w:rsid w:val="00987713"/>
    <w:rsid w:val="00991770"/>
    <w:rsid w:val="00992CC1"/>
    <w:rsid w:val="009937AD"/>
    <w:rsid w:val="00993ECF"/>
    <w:rsid w:val="009A2D16"/>
    <w:rsid w:val="009A537F"/>
    <w:rsid w:val="009A5A99"/>
    <w:rsid w:val="009A7C53"/>
    <w:rsid w:val="009B213E"/>
    <w:rsid w:val="009B3C82"/>
    <w:rsid w:val="009B595A"/>
    <w:rsid w:val="009B66B5"/>
    <w:rsid w:val="009B7876"/>
    <w:rsid w:val="009C2CEC"/>
    <w:rsid w:val="009C48C0"/>
    <w:rsid w:val="009D323A"/>
    <w:rsid w:val="009D50E6"/>
    <w:rsid w:val="009D6717"/>
    <w:rsid w:val="009E2925"/>
    <w:rsid w:val="009E37E9"/>
    <w:rsid w:val="009E452C"/>
    <w:rsid w:val="009E77A1"/>
    <w:rsid w:val="009F5B3D"/>
    <w:rsid w:val="009F64AE"/>
    <w:rsid w:val="009F6F53"/>
    <w:rsid w:val="009F78D0"/>
    <w:rsid w:val="009F7A43"/>
    <w:rsid w:val="00A04FD9"/>
    <w:rsid w:val="00A05003"/>
    <w:rsid w:val="00A06BBE"/>
    <w:rsid w:val="00A06EB1"/>
    <w:rsid w:val="00A11B94"/>
    <w:rsid w:val="00A219E6"/>
    <w:rsid w:val="00A21A53"/>
    <w:rsid w:val="00A2507C"/>
    <w:rsid w:val="00A3017E"/>
    <w:rsid w:val="00A34B9B"/>
    <w:rsid w:val="00A369CC"/>
    <w:rsid w:val="00A37548"/>
    <w:rsid w:val="00A40015"/>
    <w:rsid w:val="00A41007"/>
    <w:rsid w:val="00A419D6"/>
    <w:rsid w:val="00A4270A"/>
    <w:rsid w:val="00A43E4F"/>
    <w:rsid w:val="00A44153"/>
    <w:rsid w:val="00A4642E"/>
    <w:rsid w:val="00A6184D"/>
    <w:rsid w:val="00A64029"/>
    <w:rsid w:val="00A641F2"/>
    <w:rsid w:val="00A65B7A"/>
    <w:rsid w:val="00A73CF3"/>
    <w:rsid w:val="00A76097"/>
    <w:rsid w:val="00A83789"/>
    <w:rsid w:val="00A8550C"/>
    <w:rsid w:val="00A90010"/>
    <w:rsid w:val="00A9149A"/>
    <w:rsid w:val="00A93892"/>
    <w:rsid w:val="00A97810"/>
    <w:rsid w:val="00AA45FA"/>
    <w:rsid w:val="00AA7A62"/>
    <w:rsid w:val="00AB01B9"/>
    <w:rsid w:val="00AB5A80"/>
    <w:rsid w:val="00AB64AE"/>
    <w:rsid w:val="00AC17D0"/>
    <w:rsid w:val="00AC1BFD"/>
    <w:rsid w:val="00AD0E68"/>
    <w:rsid w:val="00AD36CA"/>
    <w:rsid w:val="00AD3B10"/>
    <w:rsid w:val="00AD6C93"/>
    <w:rsid w:val="00AD71E4"/>
    <w:rsid w:val="00AD7DC0"/>
    <w:rsid w:val="00AE7C30"/>
    <w:rsid w:val="00AF4ADB"/>
    <w:rsid w:val="00AF5EEE"/>
    <w:rsid w:val="00B0457C"/>
    <w:rsid w:val="00B05272"/>
    <w:rsid w:val="00B10315"/>
    <w:rsid w:val="00B1039B"/>
    <w:rsid w:val="00B111E3"/>
    <w:rsid w:val="00B112AC"/>
    <w:rsid w:val="00B15E50"/>
    <w:rsid w:val="00B167EB"/>
    <w:rsid w:val="00B17ADF"/>
    <w:rsid w:val="00B23928"/>
    <w:rsid w:val="00B26B8C"/>
    <w:rsid w:val="00B31231"/>
    <w:rsid w:val="00B41718"/>
    <w:rsid w:val="00B43279"/>
    <w:rsid w:val="00B44C95"/>
    <w:rsid w:val="00B50DCD"/>
    <w:rsid w:val="00B521AF"/>
    <w:rsid w:val="00B53212"/>
    <w:rsid w:val="00B54E79"/>
    <w:rsid w:val="00B5565C"/>
    <w:rsid w:val="00B56660"/>
    <w:rsid w:val="00B62178"/>
    <w:rsid w:val="00B62E35"/>
    <w:rsid w:val="00B70E59"/>
    <w:rsid w:val="00B80A12"/>
    <w:rsid w:val="00B85B1A"/>
    <w:rsid w:val="00B862D7"/>
    <w:rsid w:val="00B87D88"/>
    <w:rsid w:val="00B91197"/>
    <w:rsid w:val="00B93402"/>
    <w:rsid w:val="00B93933"/>
    <w:rsid w:val="00B9566E"/>
    <w:rsid w:val="00BA10CD"/>
    <w:rsid w:val="00BA61D5"/>
    <w:rsid w:val="00BB3E12"/>
    <w:rsid w:val="00BB494B"/>
    <w:rsid w:val="00BC0C61"/>
    <w:rsid w:val="00BC164A"/>
    <w:rsid w:val="00BC4A0A"/>
    <w:rsid w:val="00BD41B3"/>
    <w:rsid w:val="00BD5EE5"/>
    <w:rsid w:val="00BD6515"/>
    <w:rsid w:val="00BD7A1C"/>
    <w:rsid w:val="00BE2738"/>
    <w:rsid w:val="00BE34E0"/>
    <w:rsid w:val="00BF010D"/>
    <w:rsid w:val="00BF0D27"/>
    <w:rsid w:val="00BF2210"/>
    <w:rsid w:val="00BF2774"/>
    <w:rsid w:val="00BF2D3F"/>
    <w:rsid w:val="00BF35C3"/>
    <w:rsid w:val="00BF613B"/>
    <w:rsid w:val="00C004F0"/>
    <w:rsid w:val="00C0199F"/>
    <w:rsid w:val="00C1342E"/>
    <w:rsid w:val="00C1717A"/>
    <w:rsid w:val="00C1751F"/>
    <w:rsid w:val="00C17BF3"/>
    <w:rsid w:val="00C25E4F"/>
    <w:rsid w:val="00C351FE"/>
    <w:rsid w:val="00C35A64"/>
    <w:rsid w:val="00C37214"/>
    <w:rsid w:val="00C432A3"/>
    <w:rsid w:val="00C443F2"/>
    <w:rsid w:val="00C446DA"/>
    <w:rsid w:val="00C5120A"/>
    <w:rsid w:val="00C51F5A"/>
    <w:rsid w:val="00C56790"/>
    <w:rsid w:val="00C63F9F"/>
    <w:rsid w:val="00C65B33"/>
    <w:rsid w:val="00C66E0D"/>
    <w:rsid w:val="00C72E29"/>
    <w:rsid w:val="00C84E30"/>
    <w:rsid w:val="00C8577C"/>
    <w:rsid w:val="00C87DF7"/>
    <w:rsid w:val="00C94FD6"/>
    <w:rsid w:val="00C95544"/>
    <w:rsid w:val="00CA28E6"/>
    <w:rsid w:val="00CA3074"/>
    <w:rsid w:val="00CC1F64"/>
    <w:rsid w:val="00CC2A26"/>
    <w:rsid w:val="00CC5A8D"/>
    <w:rsid w:val="00CD0C1E"/>
    <w:rsid w:val="00CD1057"/>
    <w:rsid w:val="00CD1EFA"/>
    <w:rsid w:val="00CD3073"/>
    <w:rsid w:val="00CD506E"/>
    <w:rsid w:val="00CD59F5"/>
    <w:rsid w:val="00CD7ECA"/>
    <w:rsid w:val="00CE4377"/>
    <w:rsid w:val="00D02962"/>
    <w:rsid w:val="00D05227"/>
    <w:rsid w:val="00D13739"/>
    <w:rsid w:val="00D151CF"/>
    <w:rsid w:val="00D17670"/>
    <w:rsid w:val="00D20114"/>
    <w:rsid w:val="00D2274B"/>
    <w:rsid w:val="00D25AA5"/>
    <w:rsid w:val="00D260C2"/>
    <w:rsid w:val="00D265AF"/>
    <w:rsid w:val="00D30D6A"/>
    <w:rsid w:val="00D31384"/>
    <w:rsid w:val="00D32C0D"/>
    <w:rsid w:val="00D361ED"/>
    <w:rsid w:val="00D40E81"/>
    <w:rsid w:val="00D4280B"/>
    <w:rsid w:val="00D444C4"/>
    <w:rsid w:val="00D458A0"/>
    <w:rsid w:val="00D50533"/>
    <w:rsid w:val="00D5120C"/>
    <w:rsid w:val="00D53A57"/>
    <w:rsid w:val="00D5659C"/>
    <w:rsid w:val="00D56D2D"/>
    <w:rsid w:val="00D57C62"/>
    <w:rsid w:val="00D57DAB"/>
    <w:rsid w:val="00D60F60"/>
    <w:rsid w:val="00D612C0"/>
    <w:rsid w:val="00D61305"/>
    <w:rsid w:val="00D629E7"/>
    <w:rsid w:val="00D6407B"/>
    <w:rsid w:val="00D72E13"/>
    <w:rsid w:val="00D741B5"/>
    <w:rsid w:val="00D765E9"/>
    <w:rsid w:val="00D77345"/>
    <w:rsid w:val="00D77E15"/>
    <w:rsid w:val="00D803C3"/>
    <w:rsid w:val="00D831E0"/>
    <w:rsid w:val="00D836B5"/>
    <w:rsid w:val="00D87932"/>
    <w:rsid w:val="00D90E66"/>
    <w:rsid w:val="00D9290D"/>
    <w:rsid w:val="00D95EB1"/>
    <w:rsid w:val="00DA0462"/>
    <w:rsid w:val="00DA4EE7"/>
    <w:rsid w:val="00DA539D"/>
    <w:rsid w:val="00DA53AA"/>
    <w:rsid w:val="00DA5EF4"/>
    <w:rsid w:val="00DB020E"/>
    <w:rsid w:val="00DB082A"/>
    <w:rsid w:val="00DC4B8A"/>
    <w:rsid w:val="00DC6B4D"/>
    <w:rsid w:val="00DC7641"/>
    <w:rsid w:val="00DC7726"/>
    <w:rsid w:val="00DC7AE1"/>
    <w:rsid w:val="00DD77BF"/>
    <w:rsid w:val="00DE21EE"/>
    <w:rsid w:val="00DE2D85"/>
    <w:rsid w:val="00DE4F45"/>
    <w:rsid w:val="00DE597D"/>
    <w:rsid w:val="00DE7098"/>
    <w:rsid w:val="00DF170F"/>
    <w:rsid w:val="00DF67C0"/>
    <w:rsid w:val="00DF7E95"/>
    <w:rsid w:val="00E02470"/>
    <w:rsid w:val="00E024DC"/>
    <w:rsid w:val="00E1105D"/>
    <w:rsid w:val="00E15FAC"/>
    <w:rsid w:val="00E169F7"/>
    <w:rsid w:val="00E2101B"/>
    <w:rsid w:val="00E35FDC"/>
    <w:rsid w:val="00E36774"/>
    <w:rsid w:val="00E36976"/>
    <w:rsid w:val="00E42A12"/>
    <w:rsid w:val="00E44073"/>
    <w:rsid w:val="00E4563A"/>
    <w:rsid w:val="00E46F2A"/>
    <w:rsid w:val="00E51282"/>
    <w:rsid w:val="00E533DE"/>
    <w:rsid w:val="00E53B26"/>
    <w:rsid w:val="00E53BC5"/>
    <w:rsid w:val="00E5440E"/>
    <w:rsid w:val="00E5567F"/>
    <w:rsid w:val="00E5663E"/>
    <w:rsid w:val="00E57B33"/>
    <w:rsid w:val="00E6093B"/>
    <w:rsid w:val="00E60BA9"/>
    <w:rsid w:val="00E71928"/>
    <w:rsid w:val="00E72C5C"/>
    <w:rsid w:val="00E81BE1"/>
    <w:rsid w:val="00E85019"/>
    <w:rsid w:val="00E921CA"/>
    <w:rsid w:val="00E94B5D"/>
    <w:rsid w:val="00E9632A"/>
    <w:rsid w:val="00E977D3"/>
    <w:rsid w:val="00EA058E"/>
    <w:rsid w:val="00EA0965"/>
    <w:rsid w:val="00EA1425"/>
    <w:rsid w:val="00EA216F"/>
    <w:rsid w:val="00EB0FEE"/>
    <w:rsid w:val="00EB37D1"/>
    <w:rsid w:val="00EB4905"/>
    <w:rsid w:val="00EB62C7"/>
    <w:rsid w:val="00EB75D6"/>
    <w:rsid w:val="00EC2F8B"/>
    <w:rsid w:val="00EC53BD"/>
    <w:rsid w:val="00EC7DDC"/>
    <w:rsid w:val="00ED1083"/>
    <w:rsid w:val="00ED3524"/>
    <w:rsid w:val="00ED4584"/>
    <w:rsid w:val="00ED5AC7"/>
    <w:rsid w:val="00ED5D4B"/>
    <w:rsid w:val="00ED744F"/>
    <w:rsid w:val="00ED7C7B"/>
    <w:rsid w:val="00EE4DF4"/>
    <w:rsid w:val="00EF0E91"/>
    <w:rsid w:val="00F00108"/>
    <w:rsid w:val="00F01B04"/>
    <w:rsid w:val="00F0254E"/>
    <w:rsid w:val="00F03308"/>
    <w:rsid w:val="00F05640"/>
    <w:rsid w:val="00F060B7"/>
    <w:rsid w:val="00F1653F"/>
    <w:rsid w:val="00F17479"/>
    <w:rsid w:val="00F21F11"/>
    <w:rsid w:val="00F256A3"/>
    <w:rsid w:val="00F25EBE"/>
    <w:rsid w:val="00F3043E"/>
    <w:rsid w:val="00F4041A"/>
    <w:rsid w:val="00F46079"/>
    <w:rsid w:val="00F46769"/>
    <w:rsid w:val="00F52A81"/>
    <w:rsid w:val="00F5312E"/>
    <w:rsid w:val="00F539FD"/>
    <w:rsid w:val="00F551B6"/>
    <w:rsid w:val="00F577B9"/>
    <w:rsid w:val="00F615DD"/>
    <w:rsid w:val="00F62B6E"/>
    <w:rsid w:val="00F63BF7"/>
    <w:rsid w:val="00F7338A"/>
    <w:rsid w:val="00F7491F"/>
    <w:rsid w:val="00F7717D"/>
    <w:rsid w:val="00F7759C"/>
    <w:rsid w:val="00F81392"/>
    <w:rsid w:val="00F83076"/>
    <w:rsid w:val="00F8494D"/>
    <w:rsid w:val="00F84DB2"/>
    <w:rsid w:val="00F859E6"/>
    <w:rsid w:val="00F8605D"/>
    <w:rsid w:val="00F8613B"/>
    <w:rsid w:val="00F86DC8"/>
    <w:rsid w:val="00F92735"/>
    <w:rsid w:val="00F92C5A"/>
    <w:rsid w:val="00F95267"/>
    <w:rsid w:val="00F95F1F"/>
    <w:rsid w:val="00F9687C"/>
    <w:rsid w:val="00F975D9"/>
    <w:rsid w:val="00F97690"/>
    <w:rsid w:val="00F97EAC"/>
    <w:rsid w:val="00FA00B5"/>
    <w:rsid w:val="00FA16D7"/>
    <w:rsid w:val="00FB1D05"/>
    <w:rsid w:val="00FB5D3D"/>
    <w:rsid w:val="00FD3788"/>
    <w:rsid w:val="00FE0319"/>
    <w:rsid w:val="00FE3555"/>
    <w:rsid w:val="00FF0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7A829F"/>
  <w15:docId w15:val="{D7715051-9F49-4E6B-81CD-F3BC93472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semiHidden="1" w:uiPriority="8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uiPriority w:val="8"/>
    <w:qFormat/>
    <w:rsid w:val="003C0160"/>
    <w:rPr>
      <w:rFonts w:ascii="Times New Roman" w:eastAsia="Times New Roman" w:hAnsi="Times New Roman" w:cs="Times New Roman"/>
      <w:lang w:eastAsia="ru-RU"/>
    </w:rPr>
  </w:style>
  <w:style w:type="paragraph" w:styleId="1">
    <w:name w:val="heading 1"/>
    <w:basedOn w:val="a0"/>
    <w:next w:val="a0"/>
    <w:link w:val="10"/>
    <w:uiPriority w:val="9"/>
    <w:semiHidden/>
    <w:rsid w:val="00C8577C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0"/>
    <w:next w:val="a0"/>
    <w:link w:val="20"/>
    <w:uiPriority w:val="9"/>
    <w:semiHidden/>
    <w:qFormat/>
    <w:rsid w:val="00C8577C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0"/>
    <w:next w:val="a0"/>
    <w:link w:val="30"/>
    <w:uiPriority w:val="9"/>
    <w:semiHidden/>
    <w:qFormat/>
    <w:rsid w:val="00C8577C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0"/>
    <w:next w:val="a0"/>
    <w:link w:val="40"/>
    <w:uiPriority w:val="9"/>
    <w:semiHidden/>
    <w:qFormat/>
    <w:rsid w:val="00C8577C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5">
    <w:name w:val="heading 5"/>
    <w:basedOn w:val="a0"/>
    <w:next w:val="a0"/>
    <w:link w:val="50"/>
    <w:uiPriority w:val="9"/>
    <w:semiHidden/>
    <w:qFormat/>
    <w:rsid w:val="00C8577C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">
    <w:name w:val="Сцена"/>
    <w:next w:val="a4"/>
    <w:qFormat/>
    <w:rsid w:val="0032578C"/>
    <w:pPr>
      <w:keepNext/>
      <w:widowControl w:val="0"/>
      <w:numPr>
        <w:numId w:val="1"/>
      </w:numPr>
      <w:suppressAutoHyphens/>
      <w:spacing w:before="240"/>
      <w:ind w:left="360"/>
      <w:outlineLvl w:val="0"/>
    </w:pPr>
    <w:rPr>
      <w:rFonts w:ascii="Courier New" w:eastAsia="Times New Roman" w:hAnsi="Courier New" w:cs="Times New Roman"/>
      <w:b/>
      <w:bCs/>
      <w:caps/>
      <w:lang w:eastAsia="ja-JP"/>
    </w:rPr>
  </w:style>
  <w:style w:type="paragraph" w:customStyle="1" w:styleId="a5">
    <w:name w:val="Имя персонажа"/>
    <w:next w:val="a6"/>
    <w:uiPriority w:val="3"/>
    <w:qFormat/>
    <w:rsid w:val="00D30D6A"/>
    <w:pPr>
      <w:keepNext/>
      <w:widowControl w:val="0"/>
      <w:suppressAutoHyphens/>
      <w:spacing w:before="240"/>
      <w:ind w:left="3827"/>
    </w:pPr>
    <w:rPr>
      <w:rFonts w:ascii="Courier New" w:eastAsia="Times New Roman" w:hAnsi="Courier New" w:cs="Times New Roman"/>
      <w:caps/>
      <w:lang w:eastAsia="ja-JP"/>
    </w:rPr>
  </w:style>
  <w:style w:type="paragraph" w:customStyle="1" w:styleId="a7">
    <w:name w:val="Описание действия"/>
    <w:next w:val="a5"/>
    <w:uiPriority w:val="2"/>
    <w:qFormat/>
    <w:rsid w:val="00686CEF"/>
    <w:pPr>
      <w:suppressAutoHyphens/>
      <w:spacing w:before="240"/>
      <w:contextualSpacing/>
    </w:pPr>
    <w:rPr>
      <w:rFonts w:ascii="Courier New" w:eastAsia="Times New Roman" w:hAnsi="Courier New" w:cs="Courier New"/>
      <w:szCs w:val="20"/>
      <w:lang w:eastAsia="ar-SA"/>
    </w:rPr>
  </w:style>
  <w:style w:type="paragraph" w:customStyle="1" w:styleId="a8">
    <w:name w:val="Ремарка"/>
    <w:next w:val="a6"/>
    <w:uiPriority w:val="5"/>
    <w:qFormat/>
    <w:rsid w:val="00E5663E"/>
    <w:pPr>
      <w:keepNext/>
      <w:suppressAutoHyphens/>
      <w:ind w:left="2268" w:right="3119"/>
      <w:jc w:val="center"/>
    </w:pPr>
    <w:rPr>
      <w:rFonts w:ascii="Courier New" w:eastAsia="Times New Roman" w:hAnsi="Courier New" w:cs="Courier New"/>
      <w:szCs w:val="20"/>
      <w:lang w:eastAsia="ar-SA"/>
    </w:rPr>
  </w:style>
  <w:style w:type="paragraph" w:customStyle="1" w:styleId="a6">
    <w:name w:val="Реплика персонажа"/>
    <w:uiPriority w:val="4"/>
    <w:qFormat/>
    <w:rsid w:val="00D30D6A"/>
    <w:pPr>
      <w:suppressAutoHyphens/>
      <w:ind w:left="2126" w:right="2126"/>
    </w:pPr>
    <w:rPr>
      <w:rFonts w:ascii="Courier New" w:eastAsia="Times New Roman" w:hAnsi="Courier New" w:cs="Courier New"/>
      <w:szCs w:val="20"/>
      <w:lang w:eastAsia="ar-SA"/>
    </w:rPr>
  </w:style>
  <w:style w:type="paragraph" w:styleId="a9">
    <w:name w:val="Balloon Text"/>
    <w:basedOn w:val="a0"/>
    <w:link w:val="aa"/>
    <w:uiPriority w:val="99"/>
    <w:semiHidden/>
    <w:unhideWhenUsed/>
    <w:rsid w:val="00466470"/>
    <w:rPr>
      <w:rFonts w:eastAsia="Yu Mincho"/>
      <w:sz w:val="18"/>
      <w:szCs w:val="18"/>
      <w:lang w:val="en-US" w:eastAsia="en-US"/>
    </w:rPr>
  </w:style>
  <w:style w:type="character" w:customStyle="1" w:styleId="aa">
    <w:name w:val="Текст выноски Знак"/>
    <w:basedOn w:val="a1"/>
    <w:link w:val="a9"/>
    <w:uiPriority w:val="99"/>
    <w:semiHidden/>
    <w:rsid w:val="00466470"/>
    <w:rPr>
      <w:rFonts w:ascii="Times New Roman" w:eastAsia="Yu Mincho" w:hAnsi="Times New Roman" w:cs="Times New Roman"/>
      <w:sz w:val="18"/>
      <w:szCs w:val="18"/>
      <w:lang w:val="en-US"/>
    </w:rPr>
  </w:style>
  <w:style w:type="character" w:styleId="ab">
    <w:name w:val="page number"/>
    <w:basedOn w:val="a1"/>
    <w:uiPriority w:val="99"/>
    <w:semiHidden/>
    <w:unhideWhenUsed/>
    <w:rsid w:val="00432221"/>
  </w:style>
  <w:style w:type="paragraph" w:customStyle="1" w:styleId="ac">
    <w:name w:val="НАЗВАНИЕ СЕРИАЛА"/>
    <w:basedOn w:val="a0"/>
    <w:uiPriority w:val="6"/>
    <w:qFormat/>
    <w:rsid w:val="00CD1057"/>
    <w:pPr>
      <w:spacing w:after="240"/>
      <w:jc w:val="center"/>
      <w:outlineLvl w:val="0"/>
    </w:pPr>
    <w:rPr>
      <w:rFonts w:ascii="Sylfaen" w:eastAsia="Yu Mincho" w:hAnsi="Sylfaen" w:cs="Courier New"/>
      <w:sz w:val="28"/>
      <w:szCs w:val="28"/>
      <w:lang w:eastAsia="en-US"/>
    </w:rPr>
  </w:style>
  <w:style w:type="paragraph" w:customStyle="1" w:styleId="ad">
    <w:name w:val="ЭПИЗОД"/>
    <w:basedOn w:val="a0"/>
    <w:uiPriority w:val="6"/>
    <w:qFormat/>
    <w:rsid w:val="00625F34"/>
    <w:pPr>
      <w:jc w:val="center"/>
    </w:pPr>
    <w:rPr>
      <w:rFonts w:ascii="Sylfaen" w:eastAsia="Yu Mincho" w:hAnsi="Sylfaen" w:cs="Courier New"/>
      <w:smallCaps/>
      <w:sz w:val="28"/>
      <w:szCs w:val="28"/>
      <w:lang w:eastAsia="en-US"/>
    </w:rPr>
  </w:style>
  <w:style w:type="paragraph" w:customStyle="1" w:styleId="ae">
    <w:name w:val="НАЗВАНИЕ СЕРИИ"/>
    <w:basedOn w:val="a0"/>
    <w:uiPriority w:val="7"/>
    <w:qFormat/>
    <w:rsid w:val="00CD1057"/>
    <w:pPr>
      <w:spacing w:before="360" w:after="240"/>
      <w:jc w:val="center"/>
      <w:outlineLvl w:val="0"/>
    </w:pPr>
    <w:rPr>
      <w:rFonts w:ascii="Sylfaen" w:eastAsia="Yu Mincho" w:hAnsi="Sylfaen" w:cs="Courier New"/>
      <w:sz w:val="28"/>
      <w:szCs w:val="28"/>
      <w:u w:val="single"/>
      <w:lang w:eastAsia="en-US"/>
    </w:rPr>
  </w:style>
  <w:style w:type="character" w:customStyle="1" w:styleId="10">
    <w:name w:val="Заголовок 1 Знак"/>
    <w:basedOn w:val="a1"/>
    <w:link w:val="1"/>
    <w:uiPriority w:val="9"/>
    <w:semiHidden/>
    <w:rsid w:val="00204C62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character" w:customStyle="1" w:styleId="20">
    <w:name w:val="Заголовок 2 Знак"/>
    <w:basedOn w:val="a1"/>
    <w:link w:val="2"/>
    <w:uiPriority w:val="9"/>
    <w:semiHidden/>
    <w:rsid w:val="00204C62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customStyle="1" w:styleId="30">
    <w:name w:val="Заголовок 3 Знак"/>
    <w:basedOn w:val="a1"/>
    <w:link w:val="3"/>
    <w:uiPriority w:val="9"/>
    <w:semiHidden/>
    <w:rsid w:val="00204C62"/>
    <w:rPr>
      <w:rFonts w:ascii="Arial" w:eastAsia="Times New Roman" w:hAnsi="Arial" w:cs="Arial"/>
      <w:b/>
      <w:bCs/>
      <w:sz w:val="26"/>
      <w:szCs w:val="26"/>
      <w:lang w:eastAsia="ru-RU"/>
    </w:rPr>
  </w:style>
  <w:style w:type="character" w:customStyle="1" w:styleId="40">
    <w:name w:val="Заголовок 4 Знак"/>
    <w:basedOn w:val="a1"/>
    <w:link w:val="4"/>
    <w:uiPriority w:val="9"/>
    <w:semiHidden/>
    <w:rsid w:val="00204C62"/>
    <w:rPr>
      <w:rFonts w:ascii="Calibri" w:eastAsia="Times New Roman" w:hAnsi="Calibri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basedOn w:val="a1"/>
    <w:link w:val="5"/>
    <w:uiPriority w:val="9"/>
    <w:semiHidden/>
    <w:rsid w:val="00204C62"/>
    <w:rPr>
      <w:rFonts w:ascii="Calibri" w:eastAsia="Times New Roman" w:hAnsi="Calibri" w:cs="Times New Roman"/>
      <w:b/>
      <w:bCs/>
      <w:i/>
      <w:iCs/>
      <w:sz w:val="26"/>
      <w:szCs w:val="26"/>
      <w:lang w:eastAsia="ru-RU"/>
    </w:rPr>
  </w:style>
  <w:style w:type="numbering" w:customStyle="1" w:styleId="11">
    <w:name w:val="Нет списка1"/>
    <w:next w:val="a3"/>
    <w:uiPriority w:val="99"/>
    <w:semiHidden/>
    <w:unhideWhenUsed/>
    <w:rsid w:val="00C8577C"/>
  </w:style>
  <w:style w:type="paragraph" w:customStyle="1" w:styleId="af">
    <w:name w:val="коментарий"/>
    <w:basedOn w:val="a0"/>
    <w:uiPriority w:val="8"/>
    <w:semiHidden/>
    <w:rsid w:val="00C8577C"/>
    <w:pPr>
      <w:ind w:left="3119" w:right="2552"/>
    </w:pPr>
    <w:rPr>
      <w:rFonts w:ascii="Courier New" w:hAnsi="Courier New" w:cs="Courier New"/>
    </w:rPr>
  </w:style>
  <w:style w:type="paragraph" w:customStyle="1" w:styleId="af0">
    <w:name w:val="ИМЯ"/>
    <w:basedOn w:val="a0"/>
    <w:uiPriority w:val="8"/>
    <w:semiHidden/>
    <w:rsid w:val="00C8577C"/>
    <w:pPr>
      <w:ind w:left="3827"/>
    </w:pPr>
    <w:rPr>
      <w:rFonts w:ascii="Courier New" w:hAnsi="Courier New" w:cs="Courier New"/>
    </w:rPr>
  </w:style>
  <w:style w:type="paragraph" w:customStyle="1" w:styleId="af1">
    <w:name w:val="Реплика"/>
    <w:basedOn w:val="a0"/>
    <w:uiPriority w:val="8"/>
    <w:semiHidden/>
    <w:rsid w:val="00C8577C"/>
    <w:pPr>
      <w:ind w:left="2126" w:right="2126"/>
    </w:pPr>
    <w:rPr>
      <w:rFonts w:ascii="Courier New" w:hAnsi="Courier New" w:cs="Courier New"/>
    </w:rPr>
  </w:style>
  <w:style w:type="paragraph" w:customStyle="1" w:styleId="21">
    <w:name w:val="Стиль2"/>
    <w:basedOn w:val="a0"/>
    <w:uiPriority w:val="8"/>
    <w:semiHidden/>
    <w:rsid w:val="00040EDE"/>
    <w:pPr>
      <w:ind w:right="-510"/>
    </w:pPr>
    <w:rPr>
      <w:rFonts w:ascii="Arial" w:eastAsia="Yu Mincho" w:hAnsi="Arial" w:cs="Arial"/>
      <w:bCs/>
      <w:sz w:val="28"/>
      <w:szCs w:val="28"/>
      <w:lang w:val="en-US"/>
    </w:rPr>
  </w:style>
  <w:style w:type="paragraph" w:customStyle="1" w:styleId="31">
    <w:name w:val="Стиль3"/>
    <w:basedOn w:val="a0"/>
    <w:uiPriority w:val="8"/>
    <w:semiHidden/>
    <w:rsid w:val="00040EDE"/>
    <w:pPr>
      <w:ind w:right="-510"/>
    </w:pPr>
    <w:rPr>
      <w:rFonts w:ascii="Calibri" w:eastAsia="Yu Mincho" w:hAnsi="Calibri" w:cs="Arial"/>
      <w:lang w:val="en-US" w:eastAsia="en-US"/>
    </w:rPr>
  </w:style>
  <w:style w:type="paragraph" w:customStyle="1" w:styleId="41">
    <w:name w:val="Стиль4"/>
    <w:basedOn w:val="a0"/>
    <w:uiPriority w:val="8"/>
    <w:semiHidden/>
    <w:rsid w:val="00040EDE"/>
    <w:pPr>
      <w:ind w:right="2325"/>
    </w:pPr>
    <w:rPr>
      <w:rFonts w:ascii="Calibri" w:eastAsia="Yu Mincho" w:hAnsi="Calibri"/>
      <w:lang w:val="en-US" w:eastAsia="en-US"/>
    </w:rPr>
  </w:style>
  <w:style w:type="paragraph" w:customStyle="1" w:styleId="51">
    <w:name w:val="Стиль5"/>
    <w:basedOn w:val="a0"/>
    <w:uiPriority w:val="8"/>
    <w:semiHidden/>
    <w:rsid w:val="00040EDE"/>
    <w:rPr>
      <w:rFonts w:ascii="Calibri" w:eastAsia="Yu Mincho" w:hAnsi="Calibri"/>
      <w:b/>
      <w:lang w:val="en-US" w:eastAsia="en-US"/>
    </w:rPr>
  </w:style>
  <w:style w:type="paragraph" w:customStyle="1" w:styleId="---">
    <w:name w:val="Д---КИНО"/>
    <w:basedOn w:val="af2"/>
    <w:uiPriority w:val="8"/>
    <w:semiHidden/>
    <w:rsid w:val="00C8577C"/>
    <w:pPr>
      <w:jc w:val="both"/>
    </w:pPr>
  </w:style>
  <w:style w:type="paragraph" w:customStyle="1" w:styleId="---0">
    <w:name w:val="Реп---КИНО"/>
    <w:basedOn w:val="a0"/>
    <w:uiPriority w:val="8"/>
    <w:semiHidden/>
    <w:rsid w:val="00C8577C"/>
    <w:pPr>
      <w:ind w:left="2126" w:right="2126"/>
    </w:pPr>
    <w:rPr>
      <w:rFonts w:ascii="Courier New" w:hAnsi="Courier New" w:cs="Courier New"/>
    </w:rPr>
  </w:style>
  <w:style w:type="paragraph" w:customStyle="1" w:styleId="af2">
    <w:name w:val="действие"/>
    <w:basedOn w:val="a0"/>
    <w:uiPriority w:val="8"/>
    <w:semiHidden/>
    <w:rsid w:val="00C8577C"/>
    <w:rPr>
      <w:rFonts w:ascii="Courier New" w:hAnsi="Courier New" w:cs="Courier New"/>
    </w:rPr>
  </w:style>
  <w:style w:type="paragraph" w:customStyle="1" w:styleId="af3">
    <w:name w:val="Имя"/>
    <w:basedOn w:val="a0"/>
    <w:uiPriority w:val="8"/>
    <w:semiHidden/>
    <w:rsid w:val="00C8577C"/>
    <w:pPr>
      <w:ind w:left="3827"/>
    </w:pPr>
    <w:rPr>
      <w:rFonts w:ascii="Courier New" w:hAnsi="Courier New" w:cs="Courier New"/>
    </w:rPr>
  </w:style>
  <w:style w:type="paragraph" w:customStyle="1" w:styleId="af4">
    <w:name w:val="Имя героя"/>
    <w:basedOn w:val="a0"/>
    <w:uiPriority w:val="8"/>
    <w:semiHidden/>
    <w:rsid w:val="00C8577C"/>
    <w:pPr>
      <w:ind w:left="3827"/>
    </w:pPr>
    <w:rPr>
      <w:rFonts w:ascii="Courier New" w:hAnsi="Courier New" w:cs="Courier New"/>
    </w:rPr>
  </w:style>
  <w:style w:type="paragraph" w:customStyle="1" w:styleId="---1">
    <w:name w:val="ИМЯ---КИНО"/>
    <w:basedOn w:val="af3"/>
    <w:uiPriority w:val="8"/>
    <w:semiHidden/>
    <w:rsid w:val="00C8577C"/>
  </w:style>
  <w:style w:type="paragraph" w:customStyle="1" w:styleId="---2">
    <w:name w:val="КОМ---КИНО"/>
    <w:basedOn w:val="af"/>
    <w:uiPriority w:val="8"/>
    <w:semiHidden/>
    <w:rsid w:val="00C8577C"/>
  </w:style>
  <w:style w:type="paragraph" w:customStyle="1" w:styleId="af5">
    <w:name w:val="комментарий"/>
    <w:basedOn w:val="a0"/>
    <w:uiPriority w:val="8"/>
    <w:semiHidden/>
    <w:rsid w:val="00C8577C"/>
    <w:pPr>
      <w:ind w:left="3119" w:right="2552"/>
    </w:pPr>
    <w:rPr>
      <w:rFonts w:ascii="Courier New" w:hAnsi="Courier New" w:cs="Courier New"/>
    </w:rPr>
  </w:style>
  <w:style w:type="paragraph" w:customStyle="1" w:styleId="af6">
    <w:name w:val="прямая речь"/>
    <w:basedOn w:val="a0"/>
    <w:uiPriority w:val="8"/>
    <w:semiHidden/>
    <w:rsid w:val="00C8577C"/>
    <w:pPr>
      <w:ind w:left="2126" w:right="2126"/>
      <w:jc w:val="both"/>
    </w:pPr>
    <w:rPr>
      <w:rFonts w:ascii="Courier New" w:hAnsi="Courier New" w:cs="Courier New"/>
    </w:rPr>
  </w:style>
  <w:style w:type="paragraph" w:customStyle="1" w:styleId="---3">
    <w:name w:val="РЕП---КИНО"/>
    <w:basedOn w:val="af6"/>
    <w:uiPriority w:val="8"/>
    <w:semiHidden/>
    <w:rsid w:val="00C8577C"/>
    <w:pPr>
      <w:jc w:val="left"/>
    </w:pPr>
  </w:style>
  <w:style w:type="paragraph" w:styleId="af7">
    <w:name w:val="footnote text"/>
    <w:basedOn w:val="a0"/>
    <w:link w:val="af8"/>
    <w:uiPriority w:val="99"/>
    <w:semiHidden/>
    <w:unhideWhenUsed/>
    <w:rsid w:val="00C8577C"/>
    <w:rPr>
      <w:sz w:val="20"/>
      <w:szCs w:val="20"/>
    </w:rPr>
  </w:style>
  <w:style w:type="character" w:customStyle="1" w:styleId="af8">
    <w:name w:val="Текст сноски Знак"/>
    <w:basedOn w:val="a1"/>
    <w:link w:val="af7"/>
    <w:uiPriority w:val="99"/>
    <w:semiHidden/>
    <w:rsid w:val="00C8577C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9">
    <w:name w:val="footnote reference"/>
    <w:uiPriority w:val="99"/>
    <w:semiHidden/>
    <w:unhideWhenUsed/>
    <w:rsid w:val="00C8577C"/>
    <w:rPr>
      <w:vertAlign w:val="superscript"/>
    </w:rPr>
  </w:style>
  <w:style w:type="paragraph" w:styleId="HTML">
    <w:name w:val="HTML Preformatted"/>
    <w:basedOn w:val="a0"/>
    <w:link w:val="HTML0"/>
    <w:uiPriority w:val="99"/>
    <w:semiHidden/>
    <w:unhideWhenUsed/>
    <w:rsid w:val="00C857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C8577C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fa">
    <w:name w:val="FollowedHyperlink"/>
    <w:uiPriority w:val="99"/>
    <w:semiHidden/>
    <w:unhideWhenUsed/>
    <w:rsid w:val="00C8577C"/>
    <w:rPr>
      <w:color w:val="800080"/>
      <w:u w:val="single"/>
    </w:rPr>
  </w:style>
  <w:style w:type="paragraph" w:customStyle="1" w:styleId="a4">
    <w:name w:val="Персонажи"/>
    <w:basedOn w:val="a0"/>
    <w:next w:val="a7"/>
    <w:uiPriority w:val="1"/>
    <w:qFormat/>
    <w:rsid w:val="00CD1057"/>
    <w:pPr>
      <w:keepNext/>
      <w:suppressAutoHyphens/>
      <w:outlineLvl w:val="1"/>
    </w:pPr>
    <w:rPr>
      <w:rFonts w:ascii="Courier New" w:eastAsia="Yu Mincho" w:hAnsi="Courier New" w:cs="Courier New"/>
      <w:u w:val="single"/>
      <w:lang w:eastAsia="en-US"/>
    </w:rPr>
  </w:style>
  <w:style w:type="paragraph" w:customStyle="1" w:styleId="afb">
    <w:name w:val="Автор"/>
    <w:basedOn w:val="a0"/>
    <w:uiPriority w:val="8"/>
    <w:qFormat/>
    <w:rsid w:val="00803341"/>
    <w:pPr>
      <w:spacing w:after="240" w:line="480" w:lineRule="auto"/>
      <w:jc w:val="right"/>
    </w:pPr>
    <w:rPr>
      <w:rFonts w:ascii="Sylfaen" w:eastAsia="Yu Mincho" w:hAnsi="Sylfaen"/>
      <w:lang w:eastAsia="en-US"/>
    </w:rPr>
  </w:style>
  <w:style w:type="paragraph" w:customStyle="1" w:styleId="afc">
    <w:name w:val="ИМЯ ГЕРОЯ"/>
    <w:basedOn w:val="a0"/>
    <w:next w:val="a0"/>
    <w:link w:val="afd"/>
    <w:autoRedefine/>
    <w:rsid w:val="00E02470"/>
    <w:pPr>
      <w:ind w:left="2608" w:right="-914"/>
    </w:pPr>
    <w:rPr>
      <w:rFonts w:ascii="Arial" w:hAnsi="Arial"/>
      <w:caps/>
      <w:sz w:val="28"/>
      <w:szCs w:val="28"/>
    </w:rPr>
  </w:style>
  <w:style w:type="character" w:customStyle="1" w:styleId="afd">
    <w:name w:val="ИМЯ ГЕРОЯ Знак"/>
    <w:link w:val="afc"/>
    <w:rsid w:val="00E02470"/>
    <w:rPr>
      <w:rFonts w:ascii="Arial" w:eastAsia="Times New Roman" w:hAnsi="Arial" w:cs="Times New Roman"/>
      <w:caps/>
      <w:sz w:val="28"/>
      <w:szCs w:val="28"/>
      <w:lang w:eastAsia="ru-RU"/>
    </w:rPr>
  </w:style>
  <w:style w:type="paragraph" w:customStyle="1" w:styleId="afe">
    <w:name w:val="ОПИСАНИЕ ДЕЙСТВИЯ"/>
    <w:basedOn w:val="a0"/>
    <w:link w:val="aff"/>
    <w:rsid w:val="00C1717A"/>
    <w:rPr>
      <w:rFonts w:ascii="Courier New" w:hAnsi="Courier New" w:cs="Courier New"/>
    </w:rPr>
  </w:style>
  <w:style w:type="paragraph" w:customStyle="1" w:styleId="aff0">
    <w:name w:val="РЕПЛИКА ГЕРОЯ"/>
    <w:basedOn w:val="a0"/>
    <w:next w:val="afe"/>
    <w:rsid w:val="00C1717A"/>
    <w:pPr>
      <w:ind w:left="2126" w:right="2126"/>
    </w:pPr>
    <w:rPr>
      <w:rFonts w:ascii="Courier New" w:hAnsi="Courier New" w:cs="Courier New"/>
    </w:rPr>
  </w:style>
  <w:style w:type="character" w:customStyle="1" w:styleId="aff">
    <w:name w:val="ОПИСАНИЕ ДЕЙСТВИЯ Знак"/>
    <w:link w:val="afe"/>
    <w:rsid w:val="00C1717A"/>
    <w:rPr>
      <w:rFonts w:ascii="Courier New" w:eastAsia="Times New Roman" w:hAnsi="Courier New" w:cs="Courier New"/>
      <w:lang w:eastAsia="ru-RU"/>
    </w:rPr>
  </w:style>
  <w:style w:type="paragraph" w:customStyle="1" w:styleId="aff1">
    <w:name w:val="РЕМАРКА"/>
    <w:basedOn w:val="a0"/>
    <w:next w:val="aff0"/>
    <w:rsid w:val="00C1717A"/>
    <w:pPr>
      <w:ind w:left="3118" w:right="2551"/>
    </w:pPr>
    <w:rPr>
      <w:rFonts w:ascii="Courier New" w:hAnsi="Courier New" w:cs="Courier New"/>
    </w:rPr>
  </w:style>
  <w:style w:type="character" w:customStyle="1" w:styleId="apple-converted-space">
    <w:name w:val="apple-converted-space"/>
    <w:rsid w:val="00C1717A"/>
  </w:style>
  <w:style w:type="paragraph" w:customStyle="1" w:styleId="aff2">
    <w:name w:val="!&gt;&gt; Время и место действия"/>
    <w:qFormat/>
    <w:rsid w:val="009E77A1"/>
    <w:pPr>
      <w:keepNext/>
      <w:widowControl w:val="0"/>
      <w:suppressAutoHyphens/>
      <w:spacing w:before="240"/>
      <w:ind w:left="720" w:hanging="360"/>
    </w:pPr>
    <w:rPr>
      <w:rFonts w:ascii="Courier New" w:eastAsia="Times New Roman" w:hAnsi="Courier New" w:cs="Times New Roman"/>
      <w:b/>
      <w:bCs/>
      <w:caps/>
      <w:lang w:eastAsia="ja-JP"/>
    </w:rPr>
  </w:style>
  <w:style w:type="paragraph" w:customStyle="1" w:styleId="aff3">
    <w:name w:val="!&gt;&gt; Имя персонажа"/>
    <w:qFormat/>
    <w:rsid w:val="009E77A1"/>
    <w:pPr>
      <w:keepNext/>
      <w:widowControl w:val="0"/>
      <w:suppressAutoHyphens/>
      <w:spacing w:before="240"/>
      <w:ind w:left="3827"/>
    </w:pPr>
    <w:rPr>
      <w:rFonts w:ascii="Courier New" w:eastAsia="Times New Roman" w:hAnsi="Courier New" w:cs="Times New Roman"/>
      <w:caps/>
      <w:lang w:eastAsia="ja-JP"/>
    </w:rPr>
  </w:style>
  <w:style w:type="paragraph" w:customStyle="1" w:styleId="aff4">
    <w:name w:val="!&gt;&gt; Описание действия"/>
    <w:qFormat/>
    <w:rsid w:val="009E77A1"/>
    <w:pPr>
      <w:suppressAutoHyphens/>
      <w:spacing w:before="240"/>
    </w:pPr>
    <w:rPr>
      <w:rFonts w:ascii="Courier New" w:eastAsia="Times New Roman" w:hAnsi="Courier New" w:cs="Courier New"/>
      <w:szCs w:val="20"/>
      <w:lang w:eastAsia="ar-SA"/>
    </w:rPr>
  </w:style>
  <w:style w:type="paragraph" w:customStyle="1" w:styleId="aff5">
    <w:name w:val="!&gt;&gt; Ремарка"/>
    <w:qFormat/>
    <w:rsid w:val="009E77A1"/>
    <w:pPr>
      <w:keepNext/>
      <w:suppressAutoHyphens/>
      <w:ind w:left="3118" w:right="2551"/>
    </w:pPr>
    <w:rPr>
      <w:rFonts w:ascii="Courier New" w:eastAsia="Times New Roman" w:hAnsi="Courier New" w:cs="Courier New"/>
      <w:szCs w:val="20"/>
      <w:lang w:eastAsia="ar-SA"/>
    </w:rPr>
  </w:style>
  <w:style w:type="paragraph" w:customStyle="1" w:styleId="aff6">
    <w:name w:val="!&gt;&gt; Реплика персонажа"/>
    <w:qFormat/>
    <w:rsid w:val="009E77A1"/>
    <w:pPr>
      <w:suppressAutoHyphens/>
      <w:ind w:left="2126" w:right="2126"/>
    </w:pPr>
    <w:rPr>
      <w:rFonts w:ascii="Courier New" w:eastAsia="Times New Roman" w:hAnsi="Courier New" w:cs="Courier New"/>
      <w:szCs w:val="20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990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ton_K\Documents\&#1053;&#1072;&#1089;&#1090;&#1088;&#1072;&#1080;&#1074;&#1072;&#1077;&#1084;&#1099;&#1077;%20&#1096;&#1072;&#1073;&#1083;&#1086;&#1085;&#1099;%20Office\&#1052;&#1040;&#1058;&#1056;&#1048;&#1062;&#1040;%20&#1051;&#1040;&#1052;&#1055;&#1040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МАТРИЦА ЛАМПА</Template>
  <TotalTime>4</TotalTime>
  <Pages>40</Pages>
  <Words>7117</Words>
  <Characters>40568</Characters>
  <Application>Microsoft Office Word</Application>
  <DocSecurity>0</DocSecurity>
  <Lines>338</Lines>
  <Paragraphs>95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Anton_K</dc:creator>
  <cp:lastModifiedBy>HP</cp:lastModifiedBy>
  <cp:revision>2</cp:revision>
  <cp:lastPrinted>2025-06-15T16:06:00Z</cp:lastPrinted>
  <dcterms:created xsi:type="dcterms:W3CDTF">2025-06-22T15:33:00Z</dcterms:created>
  <dcterms:modified xsi:type="dcterms:W3CDTF">2025-06-22T15:33:00Z</dcterms:modified>
</cp:coreProperties>
</file>